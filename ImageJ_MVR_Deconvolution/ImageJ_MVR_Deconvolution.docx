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AF18E" w14:textId="5031D9A3" w:rsidR="00BF25B2" w:rsidRDefault="00BF25B2" w:rsidP="00BF25B2">
      <w:pPr>
        <w:pStyle w:val="Title"/>
      </w:pPr>
      <w:bookmarkStart w:id="0" w:name="_Hlk137041376"/>
      <w:bookmarkEnd w:id="0"/>
      <w:r>
        <w:t xml:space="preserve">User guide – </w:t>
      </w:r>
      <w:r w:rsidR="004C64E3">
        <w:t>Deconvolving</w:t>
      </w:r>
      <w:r>
        <w:t xml:space="preserve"> </w:t>
      </w:r>
      <w:proofErr w:type="spellStart"/>
      <w:r>
        <w:t>dOPM</w:t>
      </w:r>
      <w:proofErr w:type="spellEnd"/>
      <w:r>
        <w:t xml:space="preserve"> data using the ImageJ Multi-View Reconstruction (MVR) plugin</w:t>
      </w:r>
    </w:p>
    <w:p w14:paraId="6441A98D" w14:textId="77777777" w:rsidR="00BF25B2" w:rsidRDefault="00BF25B2" w:rsidP="00BF25B2"/>
    <w:p w14:paraId="461285AD" w14:textId="77777777" w:rsidR="00BF25B2" w:rsidRDefault="00BF25B2" w:rsidP="00BF25B2">
      <w:r>
        <w:t>Hugh Sparks and Chris Dunsby</w:t>
      </w:r>
    </w:p>
    <w:p w14:paraId="4F9F1690" w14:textId="77777777" w:rsidR="00BF25B2" w:rsidRDefault="00BF25B2" w:rsidP="00BF25B2">
      <w:r>
        <w:t>v1.00</w:t>
      </w:r>
    </w:p>
    <w:p w14:paraId="25316E8D" w14:textId="366C13B1" w:rsidR="00BF25B2" w:rsidRPr="005F538E" w:rsidRDefault="004C64E3" w:rsidP="00BF25B2">
      <w:r>
        <w:t>13</w:t>
      </w:r>
      <w:r w:rsidR="00BF25B2">
        <w:t>/06/2023</w:t>
      </w:r>
    </w:p>
    <w:p w14:paraId="7B53583A" w14:textId="476C9531" w:rsidR="00CE62DC" w:rsidRDefault="00CE62DC" w:rsidP="000E6197">
      <w:pPr>
        <w:pStyle w:val="Heading1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5074885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CCD18EC" w14:textId="27D81938" w:rsidR="00CE62DC" w:rsidRDefault="00CE62DC">
          <w:pPr>
            <w:pStyle w:val="TOCHeading"/>
          </w:pPr>
          <w:r>
            <w:t>Contents</w:t>
          </w:r>
        </w:p>
        <w:p w14:paraId="1071774C" w14:textId="2313B482" w:rsidR="00CE62DC" w:rsidRDefault="00CE62DC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506583" w:history="1">
            <w:r w:rsidRPr="000130AE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_Toc137506583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4D4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A506F" w14:textId="34A8295B" w:rsidR="00CE62DC" w:rsidRDefault="00C24F3A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7506584" w:history="1">
            <w:r w:rsidR="00CE62DC" w:rsidRPr="000130AE">
              <w:rPr>
                <w:rStyle w:val="Hyperlink"/>
                <w:noProof/>
              </w:rPr>
              <w:t>Step 0 – complete steps 1-9 in</w:t>
            </w:r>
            <w:r w:rsidR="00CE62DC">
              <w:rPr>
                <w:noProof/>
                <w:webHidden/>
              </w:rPr>
              <w:tab/>
            </w:r>
            <w:r w:rsidR="00CE62DC">
              <w:rPr>
                <w:noProof/>
                <w:webHidden/>
              </w:rPr>
              <w:fldChar w:fldCharType="begin"/>
            </w:r>
            <w:r w:rsidR="00CE62DC">
              <w:rPr>
                <w:noProof/>
                <w:webHidden/>
              </w:rPr>
              <w:instrText xml:space="preserve"> PAGEREF _Toc137506584 \h </w:instrText>
            </w:r>
            <w:r w:rsidR="00CE62DC">
              <w:rPr>
                <w:noProof/>
                <w:webHidden/>
              </w:rPr>
            </w:r>
            <w:r w:rsidR="00CE62DC">
              <w:rPr>
                <w:noProof/>
                <w:webHidden/>
              </w:rPr>
              <w:fldChar w:fldCharType="separate"/>
            </w:r>
            <w:r w:rsidR="00CD4D48">
              <w:rPr>
                <w:noProof/>
                <w:webHidden/>
              </w:rPr>
              <w:t>1</w:t>
            </w:r>
            <w:r w:rsidR="00CE62DC">
              <w:rPr>
                <w:noProof/>
                <w:webHidden/>
              </w:rPr>
              <w:fldChar w:fldCharType="end"/>
            </w:r>
          </w:hyperlink>
        </w:p>
        <w:p w14:paraId="7CECAA81" w14:textId="73BDB1AD" w:rsidR="00CE62DC" w:rsidRDefault="00C24F3A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7506585" w:history="1">
            <w:r w:rsidR="00CE62DC" w:rsidRPr="000130AE">
              <w:rPr>
                <w:rStyle w:val="Hyperlink"/>
                <w:noProof/>
              </w:rPr>
              <w:t>Step 1 – inspect demo sample and bead datasets</w:t>
            </w:r>
            <w:r w:rsidR="00CE62DC">
              <w:rPr>
                <w:noProof/>
                <w:webHidden/>
              </w:rPr>
              <w:tab/>
            </w:r>
            <w:r w:rsidR="00CE62DC">
              <w:rPr>
                <w:noProof/>
                <w:webHidden/>
              </w:rPr>
              <w:fldChar w:fldCharType="begin"/>
            </w:r>
            <w:r w:rsidR="00CE62DC">
              <w:rPr>
                <w:noProof/>
                <w:webHidden/>
              </w:rPr>
              <w:instrText xml:space="preserve"> PAGEREF _Toc137506585 \h </w:instrText>
            </w:r>
            <w:r w:rsidR="00CE62DC">
              <w:rPr>
                <w:noProof/>
                <w:webHidden/>
              </w:rPr>
            </w:r>
            <w:r w:rsidR="00CE62DC">
              <w:rPr>
                <w:noProof/>
                <w:webHidden/>
              </w:rPr>
              <w:fldChar w:fldCharType="separate"/>
            </w:r>
            <w:r w:rsidR="00CD4D48">
              <w:rPr>
                <w:noProof/>
                <w:webHidden/>
              </w:rPr>
              <w:t>2</w:t>
            </w:r>
            <w:r w:rsidR="00CE62DC">
              <w:rPr>
                <w:noProof/>
                <w:webHidden/>
              </w:rPr>
              <w:fldChar w:fldCharType="end"/>
            </w:r>
          </w:hyperlink>
        </w:p>
        <w:p w14:paraId="1E56248E" w14:textId="3A76910A" w:rsidR="00CE62DC" w:rsidRDefault="00C24F3A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7506586" w:history="1">
            <w:r w:rsidR="00CE62DC" w:rsidRPr="000130AE">
              <w:rPr>
                <w:rStyle w:val="Hyperlink"/>
                <w:noProof/>
              </w:rPr>
              <w:t>Step 2 – extract experimentally measured point spread functions</w:t>
            </w:r>
            <w:r w:rsidR="00CE62DC">
              <w:rPr>
                <w:noProof/>
                <w:webHidden/>
              </w:rPr>
              <w:tab/>
            </w:r>
            <w:r w:rsidR="00CE62DC">
              <w:rPr>
                <w:noProof/>
                <w:webHidden/>
              </w:rPr>
              <w:fldChar w:fldCharType="begin"/>
            </w:r>
            <w:r w:rsidR="00CE62DC">
              <w:rPr>
                <w:noProof/>
                <w:webHidden/>
              </w:rPr>
              <w:instrText xml:space="preserve"> PAGEREF _Toc137506586 \h </w:instrText>
            </w:r>
            <w:r w:rsidR="00CE62DC">
              <w:rPr>
                <w:noProof/>
                <w:webHidden/>
              </w:rPr>
            </w:r>
            <w:r w:rsidR="00CE62DC">
              <w:rPr>
                <w:noProof/>
                <w:webHidden/>
              </w:rPr>
              <w:fldChar w:fldCharType="separate"/>
            </w:r>
            <w:r w:rsidR="00CD4D48">
              <w:rPr>
                <w:noProof/>
                <w:webHidden/>
              </w:rPr>
              <w:t>4</w:t>
            </w:r>
            <w:r w:rsidR="00CE62DC">
              <w:rPr>
                <w:noProof/>
                <w:webHidden/>
              </w:rPr>
              <w:fldChar w:fldCharType="end"/>
            </w:r>
          </w:hyperlink>
        </w:p>
        <w:p w14:paraId="69C521A4" w14:textId="2DB91843" w:rsidR="00CE62DC" w:rsidRDefault="00C24F3A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7506587" w:history="1">
            <w:r w:rsidR="00CE62DC" w:rsidRPr="000130AE">
              <w:rPr>
                <w:rStyle w:val="Hyperlink"/>
                <w:noProof/>
              </w:rPr>
              <w:t>Step – 3 Assign experimentally measured point spread functions to another dataset</w:t>
            </w:r>
            <w:r w:rsidR="00CE62DC">
              <w:rPr>
                <w:noProof/>
                <w:webHidden/>
              </w:rPr>
              <w:tab/>
            </w:r>
            <w:r w:rsidR="00CE62DC">
              <w:rPr>
                <w:noProof/>
                <w:webHidden/>
              </w:rPr>
              <w:fldChar w:fldCharType="begin"/>
            </w:r>
            <w:r w:rsidR="00CE62DC">
              <w:rPr>
                <w:noProof/>
                <w:webHidden/>
              </w:rPr>
              <w:instrText xml:space="preserve"> PAGEREF _Toc137506587 \h </w:instrText>
            </w:r>
            <w:r w:rsidR="00CE62DC">
              <w:rPr>
                <w:noProof/>
                <w:webHidden/>
              </w:rPr>
            </w:r>
            <w:r w:rsidR="00CE62DC">
              <w:rPr>
                <w:noProof/>
                <w:webHidden/>
              </w:rPr>
              <w:fldChar w:fldCharType="separate"/>
            </w:r>
            <w:r w:rsidR="00CD4D48">
              <w:rPr>
                <w:noProof/>
                <w:webHidden/>
              </w:rPr>
              <w:t>7</w:t>
            </w:r>
            <w:r w:rsidR="00CE62DC">
              <w:rPr>
                <w:noProof/>
                <w:webHidden/>
              </w:rPr>
              <w:fldChar w:fldCharType="end"/>
            </w:r>
          </w:hyperlink>
        </w:p>
        <w:p w14:paraId="4AA88A69" w14:textId="4C11F059" w:rsidR="00CE62DC" w:rsidRDefault="00C24F3A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7506588" w:history="1">
            <w:r w:rsidR="00CE62DC" w:rsidRPr="000130AE">
              <w:rPr>
                <w:rStyle w:val="Hyperlink"/>
                <w:noProof/>
              </w:rPr>
              <w:t>Step – 4 run multi-view deconvolution with default settings</w:t>
            </w:r>
            <w:r w:rsidR="00CE62DC">
              <w:rPr>
                <w:noProof/>
                <w:webHidden/>
              </w:rPr>
              <w:tab/>
            </w:r>
            <w:r w:rsidR="00CE62DC">
              <w:rPr>
                <w:noProof/>
                <w:webHidden/>
              </w:rPr>
              <w:fldChar w:fldCharType="begin"/>
            </w:r>
            <w:r w:rsidR="00CE62DC">
              <w:rPr>
                <w:noProof/>
                <w:webHidden/>
              </w:rPr>
              <w:instrText xml:space="preserve"> PAGEREF _Toc137506588 \h </w:instrText>
            </w:r>
            <w:r w:rsidR="00CE62DC">
              <w:rPr>
                <w:noProof/>
                <w:webHidden/>
              </w:rPr>
            </w:r>
            <w:r w:rsidR="00CE62DC">
              <w:rPr>
                <w:noProof/>
                <w:webHidden/>
              </w:rPr>
              <w:fldChar w:fldCharType="separate"/>
            </w:r>
            <w:r w:rsidR="00CD4D48">
              <w:rPr>
                <w:noProof/>
                <w:webHidden/>
              </w:rPr>
              <w:t>10</w:t>
            </w:r>
            <w:r w:rsidR="00CE62DC">
              <w:rPr>
                <w:noProof/>
                <w:webHidden/>
              </w:rPr>
              <w:fldChar w:fldCharType="end"/>
            </w:r>
          </w:hyperlink>
        </w:p>
        <w:p w14:paraId="73420680" w14:textId="670E3A1B" w:rsidR="00CE62DC" w:rsidRDefault="00CE62DC">
          <w:r>
            <w:rPr>
              <w:b/>
              <w:bCs/>
              <w:noProof/>
            </w:rPr>
            <w:fldChar w:fldCharType="end"/>
          </w:r>
        </w:p>
      </w:sdtContent>
    </w:sdt>
    <w:p w14:paraId="3AA6C3A9" w14:textId="35E0C4E0" w:rsidR="00C42709" w:rsidRDefault="00C42709">
      <w:pPr>
        <w:rPr>
          <w:ins w:id="1" w:author="Dunsby, Christopher W" w:date="2023-06-13T11:49:00Z"/>
        </w:rPr>
      </w:pPr>
      <w:bookmarkStart w:id="2" w:name="_Toc137506583"/>
      <w:ins w:id="3" w:author="Dunsby, Christopher W" w:date="2023-06-13T11:49:00Z">
        <w:r>
          <w:br w:type="page"/>
        </w:r>
      </w:ins>
    </w:p>
    <w:p w14:paraId="1DA34DE0" w14:textId="486DE2E8" w:rsidR="000C0CBF" w:rsidRDefault="00FE64CF" w:rsidP="000E6197">
      <w:pPr>
        <w:pStyle w:val="Heading1"/>
      </w:pPr>
      <w:r>
        <w:t>Introduction</w:t>
      </w:r>
      <w:bookmarkEnd w:id="2"/>
    </w:p>
    <w:p w14:paraId="5996AD91" w14:textId="1F11AA21" w:rsidR="001569BE" w:rsidRDefault="00FE64CF" w:rsidP="00DE418C">
      <w:pPr>
        <w:pPrChange w:id="4" w:author="Dunsby, Christopher W" w:date="2023-06-13T11:50:00Z">
          <w:pPr>
            <w:spacing w:before="240"/>
          </w:pPr>
        </w:pPrChange>
      </w:pPr>
      <w:r>
        <w:t>Th</w:t>
      </w:r>
      <w:ins w:id="5" w:author="Dunsby, Christopher W" w:date="2023-06-13T11:48:00Z">
        <w:r w:rsidR="004C64E3">
          <w:t>is</w:t>
        </w:r>
      </w:ins>
      <w:del w:id="6" w:author="Dunsby, Christopher W" w:date="2023-06-13T11:48:00Z">
        <w:r w:rsidDel="004C64E3">
          <w:delText>e</w:delText>
        </w:r>
      </w:del>
      <w:r>
        <w:t xml:space="preserve"> </w:t>
      </w:r>
      <w:r w:rsidR="00874B17">
        <w:t xml:space="preserve">guide covers </w:t>
      </w:r>
      <w:del w:id="7" w:author="Dunsby, Christopher W" w:date="2023-06-13T11:49:00Z">
        <w:r w:rsidR="00874B17" w:rsidDel="00CA7286">
          <w:delText xml:space="preserve">the use of </w:delText>
        </w:r>
      </w:del>
      <w:r w:rsidR="00874B17">
        <w:t>iterative multi-view deconvolution of</w:t>
      </w:r>
      <w:r>
        <w:t xml:space="preserve"> dual-view oblique plane microscop</w:t>
      </w:r>
      <w:r w:rsidR="00874B17">
        <w:t>e</w:t>
      </w:r>
      <w:r>
        <w:t xml:space="preserve"> (</w:t>
      </w:r>
      <w:proofErr w:type="spellStart"/>
      <w:r>
        <w:t>dOPM</w:t>
      </w:r>
      <w:proofErr w:type="spellEnd"/>
      <w:r>
        <w:t xml:space="preserve">) </w:t>
      </w:r>
      <w:r w:rsidR="00874B17">
        <w:t xml:space="preserve">data </w:t>
      </w:r>
      <w:r>
        <w:t xml:space="preserve">as of 2023. </w:t>
      </w:r>
      <w:r w:rsidR="00874B17">
        <w:t>Before following this guide</w:t>
      </w:r>
      <w:r w:rsidR="007266D2">
        <w:t>,</w:t>
      </w:r>
      <w:r w:rsidR="00874B17">
        <w:t xml:space="preserve"> custom scripts need to be run to prepare the </w:t>
      </w:r>
      <w:proofErr w:type="spellStart"/>
      <w:r w:rsidR="00874B17">
        <w:t>dOPM</w:t>
      </w:r>
      <w:proofErr w:type="spellEnd"/>
      <w:r w:rsidR="00874B17">
        <w:t xml:space="preserve"> data into a</w:t>
      </w:r>
      <w:r w:rsidR="007266D2">
        <w:t xml:space="preserve">n </w:t>
      </w:r>
      <w:r w:rsidR="00874B17">
        <w:t>MVR dataset</w:t>
      </w:r>
      <w:ins w:id="8" w:author="Dunsby, Christopher W" w:date="2023-06-13T11:50:00Z">
        <w:r w:rsidR="00CA7286">
          <w:t>,</w:t>
        </w:r>
      </w:ins>
      <w:r w:rsidR="00874B17">
        <w:t xml:space="preserve"> which includes </w:t>
      </w:r>
      <w:ins w:id="9" w:author="Dunsby, Christopher W" w:date="2023-06-13T11:50:00Z">
        <w:r w:rsidR="00CA7286">
          <w:t xml:space="preserve">determining the </w:t>
        </w:r>
      </w:ins>
      <w:r w:rsidR="00874B17">
        <w:t>affine transformations on the raw data</w:t>
      </w:r>
      <w:r w:rsidR="007266D2">
        <w:t xml:space="preserve"> </w:t>
      </w:r>
      <w:proofErr w:type="gramStart"/>
      <w:r w:rsidR="007266D2">
        <w:t>in order to</w:t>
      </w:r>
      <w:proofErr w:type="gramEnd"/>
      <w:r w:rsidR="007266D2">
        <w:t xml:space="preserve"> </w:t>
      </w:r>
      <w:proofErr w:type="spellStart"/>
      <w:r w:rsidR="007266D2">
        <w:t>deskew</w:t>
      </w:r>
      <w:proofErr w:type="spellEnd"/>
      <w:r w:rsidR="007266D2">
        <w:t xml:space="preserve"> and </w:t>
      </w:r>
      <w:proofErr w:type="spellStart"/>
      <w:r w:rsidR="007266D2">
        <w:t>coregister</w:t>
      </w:r>
      <w:proofErr w:type="spellEnd"/>
      <w:r w:rsidR="007266D2">
        <w:t xml:space="preserve"> the dual-view raw </w:t>
      </w:r>
      <w:proofErr w:type="spellStart"/>
      <w:r w:rsidR="007266D2">
        <w:t>dOPM</w:t>
      </w:r>
      <w:proofErr w:type="spellEnd"/>
      <w:r w:rsidR="007266D2">
        <w:t xml:space="preserve"> data. </w:t>
      </w:r>
      <w:r w:rsidR="001569BE">
        <w:t xml:space="preserve">To prepare the MVR </w:t>
      </w:r>
      <w:proofErr w:type="spellStart"/>
      <w:r w:rsidR="001569BE">
        <w:t>dOPM</w:t>
      </w:r>
      <w:proofErr w:type="spellEnd"/>
      <w:r w:rsidR="001569BE">
        <w:t xml:space="preserve"> dataset follow the ‘</w:t>
      </w:r>
      <w:r w:rsidR="001569BE" w:rsidRPr="000C0CBF">
        <w:t>Reslice_dOPM_data_ImageJ_MVR_plugin.docx</w:t>
      </w:r>
      <w:r w:rsidR="001569BE">
        <w:t>’ guide up to step 9.</w:t>
      </w:r>
      <w:del w:id="10" w:author="Dunsby, Christopher W" w:date="2023-06-13T11:50:00Z">
        <w:r w:rsidR="001569BE" w:rsidDel="00DE418C">
          <w:delText xml:space="preserve"> </w:delText>
        </w:r>
      </w:del>
    </w:p>
    <w:p w14:paraId="7E9C63FD" w14:textId="062C087B" w:rsidR="00874B17" w:rsidDel="00DE418C" w:rsidRDefault="00FE64CF" w:rsidP="00DE418C">
      <w:pPr>
        <w:rPr>
          <w:del w:id="11" w:author="Dunsby, Christopher W" w:date="2023-06-13T11:50:00Z"/>
        </w:rPr>
        <w:pPrChange w:id="12" w:author="Dunsby, Christopher W" w:date="2023-06-13T11:51:00Z">
          <w:pPr>
            <w:spacing w:after="0"/>
          </w:pPr>
        </w:pPrChange>
      </w:pPr>
      <w:r>
        <w:t xml:space="preserve">The paper describing the </w:t>
      </w:r>
      <w:proofErr w:type="spellStart"/>
      <w:r>
        <w:t>dOPM</w:t>
      </w:r>
      <w:proofErr w:type="spellEnd"/>
      <w:r>
        <w:t xml:space="preserve"> setup can be found here</w:t>
      </w:r>
      <w:ins w:id="13" w:author="Dunsby, Christopher W" w:date="2023-06-13T11:50:00Z">
        <w:r w:rsidR="00DE418C">
          <w:t xml:space="preserve">: </w:t>
        </w:r>
      </w:ins>
      <w:del w:id="14" w:author="Dunsby, Christopher W" w:date="2023-06-13T11:50:00Z">
        <w:r w:rsidDel="00DE418C">
          <w:delText xml:space="preserve">: </w:delText>
        </w:r>
      </w:del>
    </w:p>
    <w:p w14:paraId="3CA0218A" w14:textId="70CF00BA" w:rsidR="00DE418C" w:rsidRDefault="00C24F3A" w:rsidP="00DE418C">
      <w:hyperlink r:id="rId6" w:history="1">
        <w:r w:rsidR="00874B17" w:rsidRPr="00DA1634">
          <w:rPr>
            <w:rStyle w:val="Hyperlink"/>
          </w:rPr>
          <w:t>https://doi.org/10.1364/BOE.409781</w:t>
        </w:r>
      </w:hyperlink>
      <w:r w:rsidR="00954554">
        <w:t>.</w:t>
      </w:r>
    </w:p>
    <w:p w14:paraId="0A523EB6" w14:textId="578BC8C5" w:rsidR="00FE64CF" w:rsidRDefault="00874B17" w:rsidP="00DE418C">
      <w:r>
        <w:t xml:space="preserve">The deconvolution steps </w:t>
      </w:r>
      <w:r w:rsidR="007266D2">
        <w:t xml:space="preserve">in this guide </w:t>
      </w:r>
      <w:r>
        <w:t xml:space="preserve">are entirely based on the </w:t>
      </w:r>
      <w:r w:rsidR="00FE64CF">
        <w:t xml:space="preserve">Multi-View Reconstruction (MVR) plugin </w:t>
      </w:r>
      <w:hyperlink r:id="rId7" w:history="1">
        <w:r w:rsidRPr="00DA1634">
          <w:rPr>
            <w:rStyle w:val="Hyperlink"/>
          </w:rPr>
          <w:t>https://imagej.net/plugins/multiview-reconstruction</w:t>
        </w:r>
      </w:hyperlink>
      <w:r w:rsidR="007266D2">
        <w:t>. This guide is therefor</w:t>
      </w:r>
      <w:ins w:id="15" w:author="Dunsby, Christopher W" w:date="2023-06-13T11:51:00Z">
        <w:r w:rsidR="00B02ECE">
          <w:t>e</w:t>
        </w:r>
      </w:ins>
      <w:r w:rsidR="007266D2">
        <w:t xml:space="preserve"> not </w:t>
      </w:r>
      <w:del w:id="16" w:author="Dunsby, Christopher W" w:date="2023-06-13T11:51:00Z">
        <w:r w:rsidR="007266D2" w:rsidDel="00B02ECE">
          <w:delText xml:space="preserve">needed </w:delText>
        </w:r>
      </w:del>
      <w:ins w:id="17" w:author="Dunsby, Christopher W" w:date="2023-06-13T11:51:00Z">
        <w:r w:rsidR="00B02ECE">
          <w:t>intended</w:t>
        </w:r>
        <w:r w:rsidR="00B02ECE">
          <w:t xml:space="preserve"> </w:t>
        </w:r>
      </w:ins>
      <w:r w:rsidR="007266D2">
        <w:t xml:space="preserve">to </w:t>
      </w:r>
      <w:del w:id="18" w:author="Dunsby, Christopher W" w:date="2023-06-13T11:51:00Z">
        <w:r w:rsidR="007266D2" w:rsidDel="00B02ECE">
          <w:delText xml:space="preserve">understand </w:delText>
        </w:r>
      </w:del>
      <w:ins w:id="19" w:author="Dunsby, Christopher W" w:date="2023-06-13T11:51:00Z">
        <w:r w:rsidR="00B02ECE">
          <w:t>describe</w:t>
        </w:r>
        <w:r w:rsidR="00B02ECE">
          <w:t xml:space="preserve"> </w:t>
        </w:r>
      </w:ins>
      <w:r w:rsidR="007266D2">
        <w:t>how to use th</w:t>
      </w:r>
      <w:ins w:id="20" w:author="Dunsby, Christopher W" w:date="2023-06-13T11:51:00Z">
        <w:r w:rsidR="00B02ECE">
          <w:t>e</w:t>
        </w:r>
      </w:ins>
      <w:del w:id="21" w:author="Dunsby, Christopher W" w:date="2023-06-13T11:51:00Z">
        <w:r w:rsidR="007266D2" w:rsidDel="00B02ECE">
          <w:delText>is</w:delText>
        </w:r>
      </w:del>
      <w:r w:rsidR="007266D2">
        <w:t xml:space="preserve"> MVR plugin</w:t>
      </w:r>
      <w:ins w:id="22" w:author="Dunsby, Christopher W" w:date="2023-06-13T11:51:00Z">
        <w:r w:rsidR="008A0804">
          <w:t>, a</w:t>
        </w:r>
      </w:ins>
      <w:ins w:id="23" w:author="Dunsby, Christopher W" w:date="2023-06-13T11:52:00Z">
        <w:r w:rsidR="008A0804">
          <w:t xml:space="preserve">s this is described in </w:t>
        </w:r>
      </w:ins>
      <w:del w:id="24" w:author="Dunsby, Christopher W" w:date="2023-06-13T11:52:00Z">
        <w:r w:rsidR="007266D2" w:rsidDel="008A0804">
          <w:delText xml:space="preserve"> as </w:delText>
        </w:r>
      </w:del>
      <w:r w:rsidR="007266D2">
        <w:t>its own documentation</w:t>
      </w:r>
      <w:del w:id="25" w:author="Dunsby, Christopher W" w:date="2023-06-13T11:52:00Z">
        <w:r w:rsidR="007266D2" w:rsidDel="008A0804">
          <w:delText xml:space="preserve"> can be used</w:delText>
        </w:r>
      </w:del>
      <w:r w:rsidR="007266D2">
        <w:t>.</w:t>
      </w:r>
      <w:del w:id="26" w:author="Dunsby, Christopher W" w:date="2023-06-13T11:52:00Z">
        <w:r w:rsidR="007266D2" w:rsidDel="008A0804">
          <w:delText xml:space="preserve"> </w:delText>
        </w:r>
      </w:del>
    </w:p>
    <w:p w14:paraId="16E5C1B4" w14:textId="3E399B6F" w:rsidR="00874B17" w:rsidDel="008A0804" w:rsidRDefault="00874B17" w:rsidP="008A0804">
      <w:pPr>
        <w:rPr>
          <w:del w:id="27" w:author="Dunsby, Christopher W" w:date="2023-06-13T11:53:00Z"/>
        </w:rPr>
        <w:pPrChange w:id="28" w:author="Dunsby, Christopher W" w:date="2023-06-13T11:53:00Z">
          <w:pPr>
            <w:spacing w:before="240" w:after="0"/>
          </w:pPr>
        </w:pPrChange>
      </w:pPr>
      <w:r>
        <w:t xml:space="preserve">The MVR plugin uses the deconvolution as outlined in the </w:t>
      </w:r>
      <w:ins w:id="29" w:author="Dunsby, Christopher W" w:date="2023-06-13T11:52:00Z">
        <w:r w:rsidR="008A0804">
          <w:t xml:space="preserve">MVR </w:t>
        </w:r>
      </w:ins>
      <w:r>
        <w:t>wiki:</w:t>
      </w:r>
      <w:ins w:id="30" w:author="Dunsby, Christopher W" w:date="2023-06-13T11:53:00Z">
        <w:r w:rsidR="008A0804">
          <w:t xml:space="preserve"> </w:t>
        </w:r>
      </w:ins>
    </w:p>
    <w:p w14:paraId="54FD5D01" w14:textId="5023839B" w:rsidR="00874B17" w:rsidRDefault="00C24F3A" w:rsidP="00FE64CF">
      <w:hyperlink r:id="rId8" w:history="1">
        <w:r w:rsidR="00874B17" w:rsidRPr="00DA1634">
          <w:rPr>
            <w:rStyle w:val="Hyperlink"/>
          </w:rPr>
          <w:t>https://imagej.net/plugins/multi-view-deconvolution</w:t>
        </w:r>
      </w:hyperlink>
    </w:p>
    <w:p w14:paraId="00692D78" w14:textId="21E4E732" w:rsidR="00874B17" w:rsidDel="008A0804" w:rsidRDefault="00874B17" w:rsidP="008A0804">
      <w:pPr>
        <w:rPr>
          <w:del w:id="31" w:author="Dunsby, Christopher W" w:date="2023-06-13T11:52:00Z"/>
        </w:rPr>
        <w:pPrChange w:id="32" w:author="Dunsby, Christopher W" w:date="2023-06-13T11:53:00Z">
          <w:pPr>
            <w:spacing w:after="0"/>
          </w:pPr>
        </w:pPrChange>
      </w:pPr>
      <w:del w:id="33" w:author="Dunsby, Christopher W" w:date="2023-06-13T11:52:00Z">
        <w:r w:rsidDel="008A0804">
          <w:delText xml:space="preserve"> </w:delText>
        </w:r>
      </w:del>
      <w:r>
        <w:t xml:space="preserve">The deconvolution algorithms </w:t>
      </w:r>
      <w:del w:id="34" w:author="Dunsby, Christopher W" w:date="2023-06-13T11:52:00Z">
        <w:r w:rsidDel="008A0804">
          <w:delText xml:space="preserve">within </w:delText>
        </w:r>
      </w:del>
      <w:ins w:id="35" w:author="Dunsby, Christopher W" w:date="2023-06-13T11:52:00Z">
        <w:r w:rsidR="008A0804">
          <w:t>used by the MVR plugin</w:t>
        </w:r>
        <w:r w:rsidR="008A0804">
          <w:t xml:space="preserve"> </w:t>
        </w:r>
      </w:ins>
      <w:r>
        <w:t>are described in this paper:</w:t>
      </w:r>
    </w:p>
    <w:p w14:paraId="7BADE84A" w14:textId="3F6D0569" w:rsidR="007266D2" w:rsidRDefault="00C652A3" w:rsidP="008A0804">
      <w:r>
        <w:t xml:space="preserve"> </w:t>
      </w:r>
      <w:hyperlink r:id="rId9" w:history="1">
        <w:r w:rsidRPr="00DA1634">
          <w:rPr>
            <w:rStyle w:val="Hyperlink"/>
          </w:rPr>
          <w:t>https://doi.org/10.1038/nmeth.2929</w:t>
        </w:r>
      </w:hyperlink>
      <w:r>
        <w:t>.</w:t>
      </w:r>
    </w:p>
    <w:p w14:paraId="49F1F02E" w14:textId="2A563E6A" w:rsidR="009B253A" w:rsidRDefault="009B253A" w:rsidP="00FE64CF">
      <w:r>
        <w:lastRenderedPageBreak/>
        <w:t xml:space="preserve">Unlike the </w:t>
      </w:r>
      <w:del w:id="36" w:author="Dunsby, Christopher W" w:date="2023-06-13T11:53:00Z">
        <w:r w:rsidDel="008A0804">
          <w:delText xml:space="preserve">other </w:delText>
        </w:r>
      </w:del>
      <w:r>
        <w:t xml:space="preserve">guide </w:t>
      </w:r>
      <w:ins w:id="37" w:author="Dunsby, Christopher W" w:date="2023-06-13T11:53:00Z">
        <w:r w:rsidR="008A0804">
          <w:t xml:space="preserve">on </w:t>
        </w:r>
        <w:proofErr w:type="spellStart"/>
        <w:r w:rsidR="008A0804">
          <w:t>reslicing</w:t>
        </w:r>
        <w:proofErr w:type="spellEnd"/>
        <w:r w:rsidR="008A0804">
          <w:t xml:space="preserve"> </w:t>
        </w:r>
        <w:proofErr w:type="spellStart"/>
        <w:r w:rsidR="008A0804">
          <w:t>dOPM</w:t>
        </w:r>
        <w:proofErr w:type="spellEnd"/>
        <w:r w:rsidR="008A0804">
          <w:t xml:space="preserve"> data, </w:t>
        </w:r>
      </w:ins>
      <w:r>
        <w:t>‘</w:t>
      </w:r>
      <w:r w:rsidRPr="000C0CBF">
        <w:t>Reslice_dOPM_data_ImageJ_MVR_plugin.docx</w:t>
      </w:r>
      <w:r>
        <w:t>’</w:t>
      </w:r>
      <w:ins w:id="38" w:author="Dunsby, Christopher W" w:date="2023-06-13T11:53:00Z">
        <w:r w:rsidR="008A3F9A">
          <w:t>,</w:t>
        </w:r>
      </w:ins>
      <w:r>
        <w:t xml:space="preserve"> where MVR batch processing commands </w:t>
      </w:r>
      <w:del w:id="39" w:author="Dunsby, Christopher W" w:date="2023-06-13T11:53:00Z">
        <w:r w:rsidDel="008A3F9A">
          <w:delText xml:space="preserve">in </w:delText>
        </w:r>
      </w:del>
      <w:ins w:id="40" w:author="Dunsby, Christopher W" w:date="2023-06-13T11:53:00Z">
        <w:r w:rsidR="008A3F9A">
          <w:t>are called from</w:t>
        </w:r>
        <w:r w:rsidR="008A3F9A">
          <w:t xml:space="preserve"> </w:t>
        </w:r>
      </w:ins>
      <w:r>
        <w:t xml:space="preserve">ImageJ Python scripts </w:t>
      </w:r>
      <w:del w:id="41" w:author="Dunsby, Christopher W" w:date="2023-06-13T11:54:00Z">
        <w:r w:rsidR="007266D2" w:rsidDel="008A3F9A">
          <w:delText xml:space="preserve">are </w:delText>
        </w:r>
      </w:del>
      <w:ins w:id="42" w:author="Dunsby, Christopher W" w:date="2023-06-13T11:54:00Z">
        <w:r w:rsidR="008A3F9A">
          <w:t>that use</w:t>
        </w:r>
      </w:ins>
      <w:del w:id="43" w:author="Dunsby, Christopher W" w:date="2023-06-13T11:54:00Z">
        <w:r w:rsidR="007266D2" w:rsidDel="008A3F9A">
          <w:delText>used to</w:delText>
        </w:r>
        <w:r w:rsidDel="008A3F9A">
          <w:delText xml:space="preserve"> generate</w:delText>
        </w:r>
      </w:del>
      <w:r>
        <w:t xml:space="preserve"> GUI dialog boxes to prompt user interaction (</w:t>
      </w:r>
      <w:hyperlink r:id="rId10" w:history="1">
        <w:r w:rsidRPr="00DA1634">
          <w:rPr>
            <w:rStyle w:val="Hyperlink"/>
          </w:rPr>
          <w:t>https://imagej.net/plugins/multiview-reconstruction</w:t>
        </w:r>
      </w:hyperlink>
      <w:r>
        <w:t>), this guide involves only using MVR plugins tools directly.</w:t>
      </w:r>
      <w:del w:id="44" w:author="Dunsby, Christopher W" w:date="2023-06-13T11:54:00Z">
        <w:r w:rsidDel="008A3F9A">
          <w:delText xml:space="preserve"> </w:delText>
        </w:r>
      </w:del>
    </w:p>
    <w:p w14:paraId="1456D719" w14:textId="0FA813C9" w:rsidR="00CE72F6" w:rsidRDefault="00CE72F6" w:rsidP="00FE64CF">
      <w:r>
        <w:t xml:space="preserve">Note: </w:t>
      </w:r>
      <w:ins w:id="45" w:author="Dunsby, Christopher W" w:date="2023-06-13T13:15:00Z">
        <w:r w:rsidR="00F46910">
          <w:t>a</w:t>
        </w:r>
      </w:ins>
      <w:del w:id="46" w:author="Dunsby, Christopher W" w:date="2023-06-13T11:54:00Z">
        <w:r w:rsidDel="008A3F9A">
          <w:delText>a</w:delText>
        </w:r>
      </w:del>
      <w:r>
        <w:t>ll of the steps belo</w:t>
      </w:r>
      <w:r w:rsidR="001569BE">
        <w:t>w</w:t>
      </w:r>
      <w:r>
        <w:t xml:space="preserve"> can be carried out purely using MVR batch processing commands</w:t>
      </w:r>
      <w:ins w:id="47" w:author="Dunsby, Christopher W" w:date="2023-06-13T11:54:00Z">
        <w:r w:rsidR="008A3F9A">
          <w:t>,</w:t>
        </w:r>
      </w:ins>
      <w:r>
        <w:t xml:space="preserve"> which allows you to do everything with scripts and avoid using </w:t>
      </w:r>
      <w:r w:rsidR="001569BE">
        <w:t xml:space="preserve">the MVR applications </w:t>
      </w:r>
      <w:r>
        <w:t>GUIs and dialog boxes</w:t>
      </w:r>
      <w:r w:rsidR="001569BE">
        <w:t xml:space="preserve"> </w:t>
      </w:r>
      <w:del w:id="48" w:author="Dunsby, Christopher W" w:date="2023-06-13T11:54:00Z">
        <w:r w:rsidR="001569BE" w:rsidDel="00CB7C70">
          <w:delText>-</w:delText>
        </w:r>
      </w:del>
      <w:ins w:id="49" w:author="Dunsby, Christopher W" w:date="2023-06-13T11:54:00Z">
        <w:r w:rsidR="00CB7C70">
          <w:t>–</w:t>
        </w:r>
      </w:ins>
      <w:r w:rsidR="001569BE">
        <w:t xml:space="preserve"> for</w:t>
      </w:r>
      <w:ins w:id="50" w:author="Dunsby, Christopher W" w:date="2023-06-13T11:54:00Z">
        <w:r w:rsidR="00CB7C70">
          <w:t xml:space="preserve"> </w:t>
        </w:r>
      </w:ins>
      <w:del w:id="51" w:author="Dunsby, Christopher W" w:date="2023-06-13T11:54:00Z">
        <w:r w:rsidR="001569BE" w:rsidDel="00CB7C70">
          <w:delText xml:space="preserve">  </w:delText>
        </w:r>
      </w:del>
      <w:r w:rsidR="001569BE">
        <w:t>example, to</w:t>
      </w:r>
      <w:r>
        <w:t xml:space="preserve"> carrying out deconvolution on large datasets. This guide is for </w:t>
      </w:r>
      <w:r w:rsidR="001569BE">
        <w:t>becoming</w:t>
      </w:r>
      <w:r>
        <w:t xml:space="preserve"> familiar with </w:t>
      </w:r>
      <w:r w:rsidR="001569BE">
        <w:t>MVT deconvolution routines.</w:t>
      </w:r>
    </w:p>
    <w:p w14:paraId="22052C6A" w14:textId="0FD55251" w:rsidR="00954554" w:rsidRDefault="00DD2BFA" w:rsidP="00954554">
      <w:pPr>
        <w:pStyle w:val="Heading1"/>
      </w:pPr>
      <w:bookmarkStart w:id="52" w:name="_Toc137506584"/>
      <w:r>
        <w:t>Step 0</w:t>
      </w:r>
      <w:r w:rsidR="00954554">
        <w:t xml:space="preserve"> – </w:t>
      </w:r>
      <w:ins w:id="53" w:author="Dunsby, Christopher W" w:date="2023-06-13T11:55:00Z">
        <w:r w:rsidR="00CB7C70">
          <w:t>C</w:t>
        </w:r>
      </w:ins>
      <w:del w:id="54" w:author="Dunsby, Christopher W" w:date="2023-06-13T11:55:00Z">
        <w:r w:rsidR="00954554" w:rsidDel="00CB7C70">
          <w:delText>c</w:delText>
        </w:r>
      </w:del>
      <w:r w:rsidR="00954554">
        <w:t>omplete steps 1-9 in</w:t>
      </w:r>
      <w:bookmarkEnd w:id="52"/>
      <w:r w:rsidR="00954554">
        <w:t xml:space="preserve"> </w:t>
      </w:r>
      <w:ins w:id="55" w:author="Dunsby, Christopher W" w:date="2023-06-13T11:55:00Z">
        <w:r w:rsidR="00CB7C70">
          <w:t>the</w:t>
        </w:r>
        <w:r w:rsidR="00CB7C70">
          <w:t xml:space="preserve"> </w:t>
        </w:r>
        <w:proofErr w:type="spellStart"/>
        <w:r w:rsidR="00CB7C70" w:rsidRPr="000C0CBF">
          <w:t>Reslice_dOPM_data_ImageJ_MVR_plugin</w:t>
        </w:r>
      </w:ins>
      <w:proofErr w:type="spellEnd"/>
    </w:p>
    <w:p w14:paraId="35C469E2" w14:textId="1D73A56B" w:rsidR="00DD2BFA" w:rsidRDefault="00954554" w:rsidP="00DD2BFA">
      <w:r>
        <w:t>Complete steps 0-9 in the ‘</w:t>
      </w:r>
      <w:r w:rsidR="000C0CBF" w:rsidRPr="000C0CBF">
        <w:t>Reslice_dOPM_data_ImageJ_MVR_plugin.docx</w:t>
      </w:r>
      <w:r w:rsidR="000C0CBF">
        <w:t>’</w:t>
      </w:r>
      <w:r>
        <w:t>. This guide relies on the same demo data</w:t>
      </w:r>
      <w:r w:rsidR="00F45E4D">
        <w:t xml:space="preserve"> and ImageJ</w:t>
      </w:r>
      <w:r>
        <w:t xml:space="preserve"> version used in this other guide and the tasks here assume you have downloaded these files and prepared the data up to step 9.</w:t>
      </w:r>
      <w:r w:rsidR="00F45E4D">
        <w:t xml:space="preserve"> You are going to make use of the same MVR datasets from this previous guide.</w:t>
      </w:r>
    </w:p>
    <w:p w14:paraId="05897088" w14:textId="7133AECD" w:rsidR="00954554" w:rsidRDefault="00DD2BFA" w:rsidP="00F45E4D">
      <w:pPr>
        <w:pStyle w:val="Heading1"/>
      </w:pPr>
      <w:bookmarkStart w:id="56" w:name="_Hlk137485826"/>
      <w:bookmarkStart w:id="57" w:name="_Toc137506585"/>
      <w:r>
        <w:t xml:space="preserve">Step 1 – </w:t>
      </w:r>
      <w:ins w:id="58" w:author="Dunsby, Christopher W" w:date="2023-06-13T13:14:00Z">
        <w:r w:rsidR="00994387">
          <w:t>I</w:t>
        </w:r>
      </w:ins>
      <w:del w:id="59" w:author="Dunsby, Christopher W" w:date="2023-06-13T13:14:00Z">
        <w:r w:rsidDel="00994387">
          <w:delText>i</w:delText>
        </w:r>
      </w:del>
      <w:r>
        <w:t xml:space="preserve">nspect </w:t>
      </w:r>
      <w:bookmarkEnd w:id="56"/>
      <w:r>
        <w:t>demo sample and bead datasets</w:t>
      </w:r>
      <w:bookmarkEnd w:id="57"/>
    </w:p>
    <w:p w14:paraId="3D797E28" w14:textId="040EC865" w:rsidR="00954554" w:rsidRDefault="00954554" w:rsidP="00954554">
      <w:pPr>
        <w:pStyle w:val="ListParagraph"/>
        <w:numPr>
          <w:ilvl w:val="0"/>
          <w:numId w:val="1"/>
        </w:numPr>
      </w:pPr>
      <w:r>
        <w:t xml:space="preserve">In the </w:t>
      </w:r>
      <w:proofErr w:type="spellStart"/>
      <w:ins w:id="60" w:author="Dunsby, Christopher W" w:date="2023-06-13T11:55:00Z">
        <w:r w:rsidR="00BC292F" w:rsidRPr="000C0CBF">
          <w:t>Reslice_dOPM_data_ImageJ_MVR_plugin</w:t>
        </w:r>
        <w:proofErr w:type="spellEnd"/>
        <w:r w:rsidR="00BC292F" w:rsidDel="00BC292F">
          <w:t xml:space="preserve"> </w:t>
        </w:r>
      </w:ins>
      <w:del w:id="61" w:author="Dunsby, Christopher W" w:date="2023-06-13T11:55:00Z">
        <w:r w:rsidDel="00BC292F">
          <w:delText xml:space="preserve">other </w:delText>
        </w:r>
      </w:del>
      <w:r>
        <w:t>guide</w:t>
      </w:r>
      <w:ins w:id="62" w:author="Dunsby, Christopher W" w:date="2023-06-13T11:55:00Z">
        <w:r w:rsidR="00BC292F">
          <w:t>,</w:t>
        </w:r>
      </w:ins>
      <w:r>
        <w:t xml:space="preserve"> you will have practiced making an MVR dataset. </w:t>
      </w:r>
      <w:del w:id="63" w:author="Dunsby, Christopher W" w:date="2023-06-13T11:56:00Z">
        <w:r w:rsidDel="00BC292F">
          <w:delText>In total</w:delText>
        </w:r>
      </w:del>
      <w:ins w:id="64" w:author="Dunsby, Christopher W" w:date="2023-06-13T11:56:00Z">
        <w:r w:rsidR="00BC292F">
          <w:t>Overall,</w:t>
        </w:r>
      </w:ins>
      <w:r>
        <w:t xml:space="preserve"> you would have made an MVR data set of fluorescent beads in 3D suspended in agarose and another dataset of a biological sample - an organoid</w:t>
      </w:r>
      <w:r w:rsidR="001569BE">
        <w:t xml:space="preserve"> with three fluorescent labels</w:t>
      </w:r>
      <w:r>
        <w:t>.</w:t>
      </w:r>
      <w:r w:rsidR="001569BE">
        <w:t xml:space="preserve"> Both bead and organoid data were acquired with the same scan settings and spectral channels – see ‘</w:t>
      </w:r>
      <w:r w:rsidR="001569BE" w:rsidRPr="000C0CBF">
        <w:t>Reslice_dOPM_data_ImageJ_MVR_plugin.docx</w:t>
      </w:r>
      <w:r w:rsidR="001569BE">
        <w:t>’ for more discussion on this.</w:t>
      </w:r>
    </w:p>
    <w:p w14:paraId="1D859B39" w14:textId="1E971D51" w:rsidR="00954554" w:rsidRDefault="00954554" w:rsidP="00954554">
      <w:pPr>
        <w:pStyle w:val="ListParagraph"/>
        <w:numPr>
          <w:ilvl w:val="0"/>
          <w:numId w:val="1"/>
        </w:numPr>
      </w:pPr>
      <w:r>
        <w:t>Each MVR dataset generated consists of the raw data</w:t>
      </w:r>
      <w:ins w:id="65" w:author="Dunsby, Christopher W" w:date="2023-06-13T11:57:00Z">
        <w:r w:rsidR="005E3417">
          <w:t xml:space="preserve"> and</w:t>
        </w:r>
      </w:ins>
      <w:del w:id="66" w:author="Dunsby, Christopher W" w:date="2023-06-13T11:57:00Z">
        <w:r w:rsidDel="005E3417">
          <w:delText>,</w:delText>
        </w:r>
      </w:del>
      <w:r>
        <w:t xml:space="preserve"> </w:t>
      </w:r>
      <w:del w:id="67" w:author="Dunsby, Christopher W" w:date="2023-06-13T11:57:00Z">
        <w:r w:rsidDel="005E3417">
          <w:delText>‘</w:delText>
        </w:r>
      </w:del>
      <w:r>
        <w:t>.xml</w:t>
      </w:r>
      <w:del w:id="68" w:author="Dunsby, Christopher W" w:date="2023-06-13T11:57:00Z">
        <w:r w:rsidDel="005E3417">
          <w:delText>’</w:delText>
        </w:r>
      </w:del>
      <w:r>
        <w:t xml:space="preserve"> files</w:t>
      </w:r>
      <w:ins w:id="69" w:author="Dunsby, Christopher W" w:date="2023-06-13T11:57:00Z">
        <w:r w:rsidR="005E3417">
          <w:t xml:space="preserve">. </w:t>
        </w:r>
        <w:commentRangeStart w:id="70"/>
        <w:r w:rsidR="005E3417">
          <w:t xml:space="preserve">Additional </w:t>
        </w:r>
      </w:ins>
      <w:del w:id="71" w:author="Dunsby, Christopher W" w:date="2023-06-13T11:57:00Z">
        <w:r w:rsidDel="005E3417">
          <w:delText xml:space="preserve"> a</w:delText>
        </w:r>
      </w:del>
      <w:commentRangeEnd w:id="70"/>
      <w:r w:rsidR="00812504">
        <w:rPr>
          <w:rStyle w:val="CommentReference"/>
        </w:rPr>
        <w:commentReference w:id="70"/>
      </w:r>
      <w:del w:id="72" w:author="Dunsby, Christopher W" w:date="2023-06-13T11:57:00Z">
        <w:r w:rsidDel="005E3417">
          <w:delText>nd some other files ‘</w:delText>
        </w:r>
      </w:del>
      <w:r>
        <w:t>.csv</w:t>
      </w:r>
      <w:ins w:id="73" w:author="Dunsby, Christopher W" w:date="2023-06-13T11:57:00Z">
        <w:r w:rsidR="005E3417">
          <w:t xml:space="preserve"> files are produced by the </w:t>
        </w:r>
        <w:proofErr w:type="spellStart"/>
        <w:r w:rsidR="005E3417">
          <w:t>dOPM</w:t>
        </w:r>
        <w:proofErr w:type="spellEnd"/>
        <w:r w:rsidR="005E3417">
          <w:t xml:space="preserve"> </w:t>
        </w:r>
      </w:ins>
      <w:ins w:id="74" w:author="Dunsby, Christopher W" w:date="2023-06-13T11:58:00Z">
        <w:r w:rsidR="005E3417">
          <w:t>ImageJ Python scripts</w:t>
        </w:r>
      </w:ins>
      <w:del w:id="75" w:author="Dunsby, Christopher W" w:date="2023-06-13T11:57:00Z">
        <w:r w:rsidDel="005E3417">
          <w:delText>’</w:delText>
        </w:r>
      </w:del>
      <w:r>
        <w:t xml:space="preserve"> </w:t>
      </w:r>
      <w:del w:id="76" w:author="Dunsby, Christopher W" w:date="2023-06-13T11:58:00Z">
        <w:r w:rsidDel="005E3417">
          <w:delText>(the ‘.csv’ are fil</w:delText>
        </w:r>
        <w:r w:rsidR="001569BE" w:rsidDel="005E3417">
          <w:delText>es are not part of MVR plugin instead they are extra files written by additional scripts for the dOPM specific data we work with</w:delText>
        </w:r>
        <w:r w:rsidDel="005E3417">
          <w:delText>).</w:delText>
        </w:r>
      </w:del>
      <w:ins w:id="77" w:author="Dunsby, Christopher W" w:date="2023-06-13T11:58:00Z">
        <w:r w:rsidR="005E3417">
          <w:t xml:space="preserve">and are specific to the </w:t>
        </w:r>
        <w:proofErr w:type="spellStart"/>
        <w:r w:rsidR="005E3417">
          <w:t>dOPM</w:t>
        </w:r>
        <w:proofErr w:type="spellEnd"/>
        <w:r w:rsidR="005E3417">
          <w:t xml:space="preserve"> data.</w:t>
        </w:r>
      </w:ins>
    </w:p>
    <w:p w14:paraId="2965EB3C" w14:textId="299B792E" w:rsidR="00954554" w:rsidRDefault="00954554" w:rsidP="00954554">
      <w:pPr>
        <w:pStyle w:val="ListParagraph"/>
        <w:numPr>
          <w:ilvl w:val="0"/>
          <w:numId w:val="1"/>
        </w:numPr>
      </w:pPr>
      <w:r>
        <w:t xml:space="preserve">The screenshot below shows the folder structure for the </w:t>
      </w:r>
      <w:commentRangeStart w:id="78"/>
      <w:del w:id="79" w:author="Dunsby, Christopher W" w:date="2023-06-13T12:06:00Z">
        <w:r w:rsidDel="00090E5A">
          <w:delText xml:space="preserve">sample </w:delText>
        </w:r>
      </w:del>
      <w:ins w:id="80" w:author="Dunsby, Christopher W" w:date="2023-06-13T12:06:00Z">
        <w:r w:rsidR="00090E5A">
          <w:t>bead</w:t>
        </w:r>
        <w:r w:rsidR="00090E5A">
          <w:t xml:space="preserve"> </w:t>
        </w:r>
        <w:commentRangeEnd w:id="78"/>
        <w:r w:rsidR="00090E5A">
          <w:rPr>
            <w:rStyle w:val="CommentReference"/>
          </w:rPr>
          <w:commentReference w:id="78"/>
        </w:r>
      </w:ins>
      <w:r>
        <w:t xml:space="preserve">data. </w:t>
      </w:r>
      <w:commentRangeStart w:id="81"/>
      <w:del w:id="82" w:author="Dunsby, Christopher W" w:date="2023-06-13T12:01:00Z">
        <w:r w:rsidDel="00812504">
          <w:delText xml:space="preserve">For the bead data </w:delText>
        </w:r>
      </w:del>
      <w:commentRangeEnd w:id="81"/>
      <w:r w:rsidR="00812504">
        <w:rPr>
          <w:rStyle w:val="CommentReference"/>
        </w:rPr>
        <w:commentReference w:id="81"/>
      </w:r>
      <w:del w:id="83" w:author="Dunsby, Christopher W" w:date="2023-06-13T12:01:00Z">
        <w:r w:rsidDel="00812504">
          <w:delText>t</w:delText>
        </w:r>
      </w:del>
      <w:ins w:id="84" w:author="Dunsby, Christopher W" w:date="2023-06-13T12:01:00Z">
        <w:r w:rsidR="00812504">
          <w:t>T</w:t>
        </w:r>
      </w:ins>
      <w:r>
        <w:t>he folder structure automatically includes a subfolder named ‘hdf5’ which contains a version where the raw data has been converted to the hierarchical ‘.hdf5’ data format for fast 3D viewing with the ‘</w:t>
      </w:r>
      <w:proofErr w:type="spellStart"/>
      <w:r>
        <w:t>Bigdataviewer</w:t>
      </w:r>
      <w:proofErr w:type="spellEnd"/>
      <w:r>
        <w:t>’ tool that is available within the MVR ImageJ plugin</w:t>
      </w:r>
      <w:ins w:id="85" w:author="Dunsby, Christopher W" w:date="2023-06-13T12:03:00Z">
        <w:r w:rsidR="00450183">
          <w:t>.</w:t>
        </w:r>
      </w:ins>
      <w:del w:id="86" w:author="Dunsby, Christopher W" w:date="2023-06-13T12:03:00Z">
        <w:r w:rsidR="00F45E4D" w:rsidDel="00450183">
          <w:delText xml:space="preserve"> </w:delText>
        </w:r>
        <w:commentRangeStart w:id="87"/>
        <w:r w:rsidR="00F45E4D" w:rsidDel="00450183">
          <w:delText xml:space="preserve">– see the </w:delText>
        </w:r>
      </w:del>
      <w:del w:id="88" w:author="Dunsby, Christopher W" w:date="2023-06-13T11:59:00Z">
        <w:r w:rsidR="00F45E4D" w:rsidDel="005E3417">
          <w:delText xml:space="preserve">other </w:delText>
        </w:r>
      </w:del>
      <w:del w:id="89" w:author="Dunsby, Christopher W" w:date="2023-06-13T12:03:00Z">
        <w:r w:rsidR="00F45E4D" w:rsidDel="00450183">
          <w:delText xml:space="preserve">guide this guide refers to </w:delText>
        </w:r>
      </w:del>
      <w:del w:id="90" w:author="Dunsby, Christopher W" w:date="2023-06-13T11:59:00Z">
        <w:r w:rsidR="00F45E4D" w:rsidDel="00393A5E">
          <w:delText xml:space="preserve">and </w:delText>
        </w:r>
      </w:del>
      <w:del w:id="91" w:author="Dunsby, Christopher W" w:date="2023-06-13T12:03:00Z">
        <w:r w:rsidR="00F45E4D" w:rsidDel="00450183">
          <w:delText>the ImageJ and MVR wiki pages listed above and in this other guide</w:delText>
        </w:r>
      </w:del>
      <w:commentRangeEnd w:id="87"/>
      <w:r w:rsidR="00450183">
        <w:rPr>
          <w:rStyle w:val="CommentReference"/>
        </w:rPr>
        <w:commentReference w:id="87"/>
      </w:r>
      <w:del w:id="92" w:author="Dunsby, Christopher W" w:date="2023-06-13T12:03:00Z">
        <w:r w:rsidR="00F45E4D" w:rsidDel="00450183">
          <w:delText>.</w:delText>
        </w:r>
      </w:del>
    </w:p>
    <w:p w14:paraId="49AA66E1" w14:textId="54DC7EEC" w:rsidR="00DD2BFA" w:rsidRDefault="003168B6" w:rsidP="003168B6">
      <w:pPr>
        <w:jc w:val="center"/>
      </w:pPr>
      <w:r>
        <w:rPr>
          <w:noProof/>
        </w:rPr>
        <w:lastRenderedPageBreak/>
        <w:drawing>
          <wp:inline distT="0" distB="0" distL="0" distR="0" wp14:anchorId="336EEAAB" wp14:editId="64C8F7CC">
            <wp:extent cx="3252159" cy="3035881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321" cy="3042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63C231" w14:textId="22A0A092" w:rsidR="00DD2BFA" w:rsidRDefault="000C0CBF" w:rsidP="000C0CBF">
      <w:pPr>
        <w:pStyle w:val="ListParagraph"/>
        <w:numPr>
          <w:ilvl w:val="0"/>
          <w:numId w:val="2"/>
        </w:numPr>
      </w:pPr>
      <w:r>
        <w:t xml:space="preserve">Open up the MVR bead dataset that you made </w:t>
      </w:r>
      <w:del w:id="93" w:author="Dunsby, Christopher W" w:date="2023-06-13T12:04:00Z">
        <w:r w:rsidDel="00EC095A">
          <w:delText xml:space="preserve">with </w:delText>
        </w:r>
      </w:del>
      <w:ins w:id="94" w:author="Dunsby, Christopher W" w:date="2023-06-13T12:04:00Z">
        <w:r w:rsidR="00EC095A">
          <w:t>by following</w:t>
        </w:r>
        <w:r w:rsidR="00EC095A">
          <w:t xml:space="preserve"> </w:t>
        </w:r>
      </w:ins>
      <w:r>
        <w:t xml:space="preserve">the </w:t>
      </w:r>
      <w:proofErr w:type="spellStart"/>
      <w:ins w:id="95" w:author="Dunsby, Christopher W" w:date="2023-06-13T12:04:00Z">
        <w:r w:rsidR="00450183" w:rsidRPr="000C0CBF">
          <w:t>Reslice_dOPM_data_ImageJ_MVR_plugin</w:t>
        </w:r>
        <w:proofErr w:type="spellEnd"/>
        <w:r w:rsidR="00450183" w:rsidDel="00BC292F">
          <w:t xml:space="preserve"> </w:t>
        </w:r>
      </w:ins>
      <w:del w:id="96" w:author="Dunsby, Christopher W" w:date="2023-06-13T12:04:00Z">
        <w:r w:rsidDel="00450183">
          <w:delText xml:space="preserve">other </w:delText>
        </w:r>
      </w:del>
      <w:r>
        <w:t>guide</w:t>
      </w:r>
      <w:ins w:id="97" w:author="Dunsby, Christopher W" w:date="2023-06-13T12:05:00Z">
        <w:r w:rsidR="00EC095A">
          <w:t xml:space="preserve"> </w:t>
        </w:r>
      </w:ins>
      <w:del w:id="98" w:author="Dunsby, Christopher W" w:date="2023-06-13T12:05:00Z">
        <w:r w:rsidDel="00EC095A">
          <w:delText xml:space="preserve">           </w:delText>
        </w:r>
      </w:del>
      <w:del w:id="99" w:author="Dunsby, Christopher W" w:date="2023-06-13T12:04:00Z">
        <w:r w:rsidDel="00450183">
          <w:delText>‘</w:delText>
        </w:r>
        <w:r w:rsidRPr="000C0CBF" w:rsidDel="00450183">
          <w:delText>Reslice_dOPM_data_ImageJ_MVR_plugin.docx</w:delText>
        </w:r>
        <w:r w:rsidR="003168B6" w:rsidDel="00450183">
          <w:delText>’</w:delText>
        </w:r>
        <w:r w:rsidR="001569BE" w:rsidDel="00450183">
          <w:delText xml:space="preserve"> </w:delText>
        </w:r>
      </w:del>
      <w:r w:rsidR="001569BE">
        <w:t>up to s</w:t>
      </w:r>
      <w:r w:rsidR="003168B6">
        <w:t>tep 4</w:t>
      </w:r>
      <w:r>
        <w:t xml:space="preserve"> and check that it is co</w:t>
      </w:r>
      <w:ins w:id="100" w:author="Dunsby, Christopher W" w:date="2023-06-13T12:09:00Z">
        <w:r w:rsidR="00BC5741">
          <w:t>-</w:t>
        </w:r>
      </w:ins>
      <w:r>
        <w:t>registered. Just as with the fusion work, the multi view deconvolution requires successful co</w:t>
      </w:r>
      <w:ins w:id="101" w:author="Dunsby, Christopher W" w:date="2023-06-13T12:09:00Z">
        <w:r w:rsidR="00BC5741">
          <w:t>-</w:t>
        </w:r>
      </w:ins>
      <w:r>
        <w:t>registration of the bead data to work as intended</w:t>
      </w:r>
      <w:del w:id="102" w:author="Dunsby, Christopher W" w:date="2023-06-13T12:05:00Z">
        <w:r w:rsidR="001569BE" w:rsidDel="00EC095A">
          <w:delText xml:space="preserve"> – read this ‘</w:delText>
        </w:r>
        <w:r w:rsidR="001569BE" w:rsidRPr="000C0CBF" w:rsidDel="00EC095A">
          <w:delText>Reslice_dOPM_data_ImageJ_MVR_plugin.docx</w:delText>
        </w:r>
        <w:r w:rsidR="001569BE" w:rsidDel="00EC095A">
          <w:delText>’ and references within for understanding</w:delText>
        </w:r>
      </w:del>
      <w:r w:rsidR="001569BE">
        <w:t>.</w:t>
      </w:r>
    </w:p>
    <w:p w14:paraId="096096CB" w14:textId="798E8197" w:rsidR="00DD2BFA" w:rsidRDefault="00DD2BFA" w:rsidP="00421888">
      <w:pPr>
        <w:jc w:val="center"/>
      </w:pPr>
      <w:r>
        <w:rPr>
          <w:noProof/>
        </w:rPr>
        <w:drawing>
          <wp:inline distT="0" distB="0" distL="0" distR="0" wp14:anchorId="0CD98A26" wp14:editId="2E046474">
            <wp:extent cx="2968832" cy="3782548"/>
            <wp:effectExtent l="0" t="0" r="317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869" cy="378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71C0B" w14:textId="511AC717" w:rsidR="000C0CBF" w:rsidRDefault="003168B6" w:rsidP="003168B6">
      <w:pPr>
        <w:pStyle w:val="ListParagraph"/>
        <w:numPr>
          <w:ilvl w:val="0"/>
          <w:numId w:val="2"/>
        </w:numPr>
      </w:pPr>
      <w:commentRangeStart w:id="103"/>
      <w:r>
        <w:t xml:space="preserve">Make sure you choose </w:t>
      </w:r>
      <w:del w:id="104" w:author="Dunsby, Christopher W" w:date="2023-06-13T12:07:00Z">
        <w:r w:rsidDel="00192E02">
          <w:delText xml:space="preserve">the bead dataset and </w:delText>
        </w:r>
      </w:del>
      <w:r>
        <w:t xml:space="preserve">the ‘hdf5’ </w:t>
      </w:r>
      <w:del w:id="105" w:author="Dunsby, Christopher W" w:date="2023-06-13T12:07:00Z">
        <w:r w:rsidDel="00192E02">
          <w:delText xml:space="preserve">subfolder </w:delText>
        </w:r>
      </w:del>
      <w:r>
        <w:t xml:space="preserve">version </w:t>
      </w:r>
      <w:ins w:id="106" w:author="Dunsby, Christopher W" w:date="2023-06-13T12:07:00Z">
        <w:r w:rsidR="00192E02">
          <w:t xml:space="preserve">of the bead data </w:t>
        </w:r>
      </w:ins>
      <w:r>
        <w:t>–</w:t>
      </w:r>
      <w:commentRangeEnd w:id="103"/>
      <w:r w:rsidR="00BC5741">
        <w:rPr>
          <w:rStyle w:val="CommentReference"/>
        </w:rPr>
        <w:commentReference w:id="103"/>
      </w:r>
      <w:r>
        <w:t xml:space="preserve"> i.e., not the </w:t>
      </w:r>
      <w:del w:id="107" w:author="Dunsby, Christopher W" w:date="2023-06-13T12:07:00Z">
        <w:r w:rsidDel="00BC5741">
          <w:delText xml:space="preserve">sample </w:delText>
        </w:r>
      </w:del>
      <w:ins w:id="108" w:author="Dunsby, Christopher W" w:date="2023-06-13T12:07:00Z">
        <w:r w:rsidR="00BC5741">
          <w:t>raw bead</w:t>
        </w:r>
        <w:r w:rsidR="00BC5741">
          <w:t xml:space="preserve"> </w:t>
        </w:r>
      </w:ins>
      <w:r>
        <w:t>dataset shown in the screenshot below</w:t>
      </w:r>
      <w:r w:rsidR="001569BE">
        <w:t xml:space="preserve"> – </w:t>
      </w:r>
      <w:ins w:id="109" w:author="Dunsby, Christopher W" w:date="2023-06-13T12:08:00Z">
        <w:r w:rsidR="00BC5741">
          <w:t xml:space="preserve">as </w:t>
        </w:r>
      </w:ins>
      <w:r w:rsidR="001569BE">
        <w:t>this ensures fast 3D viewing</w:t>
      </w:r>
      <w:ins w:id="110" w:author="Dunsby, Christopher W" w:date="2023-06-13T12:08:00Z">
        <w:r w:rsidR="00BC5741">
          <w:t>.</w:t>
        </w:r>
      </w:ins>
    </w:p>
    <w:p w14:paraId="27029207" w14:textId="3D7991A4" w:rsidR="00DD2BFA" w:rsidRDefault="00DD2BFA" w:rsidP="000C0CBF">
      <w:pPr>
        <w:jc w:val="center"/>
      </w:pPr>
      <w:r>
        <w:rPr>
          <w:noProof/>
        </w:rPr>
        <w:lastRenderedPageBreak/>
        <w:drawing>
          <wp:inline distT="0" distB="0" distL="0" distR="0" wp14:anchorId="3076DCDD" wp14:editId="50D55E98">
            <wp:extent cx="3538847" cy="1807697"/>
            <wp:effectExtent l="0" t="0" r="508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333" cy="181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72B9C" w14:textId="3591B488" w:rsidR="003168B6" w:rsidRDefault="003168B6" w:rsidP="003168B6">
      <w:pPr>
        <w:pStyle w:val="ListParagraph"/>
        <w:numPr>
          <w:ilvl w:val="0"/>
          <w:numId w:val="2"/>
        </w:numPr>
      </w:pPr>
      <w:r>
        <w:t>You should see the following GUIs showing the dataset organisation</w:t>
      </w:r>
      <w:r w:rsidR="001569BE">
        <w:t xml:space="preserve"> ‘</w:t>
      </w:r>
      <w:proofErr w:type="spellStart"/>
      <w:r w:rsidR="001569BE">
        <w:t>viewsetup</w:t>
      </w:r>
      <w:proofErr w:type="spellEnd"/>
      <w:r w:rsidR="001569BE">
        <w:t xml:space="preserve"> explorer’</w:t>
      </w:r>
      <w:r>
        <w:t xml:space="preserve"> and the ‘</w:t>
      </w:r>
      <w:proofErr w:type="spellStart"/>
      <w:r>
        <w:t>Bigdataviewer</w:t>
      </w:r>
      <w:proofErr w:type="spellEnd"/>
      <w:r>
        <w:t>’ tool view of the co</w:t>
      </w:r>
      <w:ins w:id="111" w:author="Dunsby, Christopher W" w:date="2023-06-13T12:09:00Z">
        <w:r w:rsidR="00BC5741">
          <w:t>-</w:t>
        </w:r>
      </w:ins>
      <w:r>
        <w:t>registered bead dataset. Check that the two views are co</w:t>
      </w:r>
      <w:ins w:id="112" w:author="Dunsby, Christopher W" w:date="2023-06-13T12:09:00Z">
        <w:r w:rsidR="00BC5741">
          <w:t>-</w:t>
        </w:r>
      </w:ins>
      <w:r>
        <w:t>registered</w:t>
      </w:r>
      <w:ins w:id="113" w:author="Dunsby, Christopher W" w:date="2023-06-13T12:08:00Z">
        <w:r w:rsidR="00BC5741">
          <w:t>,</w:t>
        </w:r>
      </w:ins>
      <w:r>
        <w:t xml:space="preserve"> i.e. </w:t>
      </w:r>
      <w:ins w:id="114" w:author="Dunsby, Christopher W" w:date="2023-06-13T12:08:00Z">
        <w:r w:rsidR="00BC5741">
          <w:t xml:space="preserve">that </w:t>
        </w:r>
      </w:ins>
      <w:r>
        <w:t xml:space="preserve">the beads from </w:t>
      </w:r>
      <w:proofErr w:type="spellStart"/>
      <w:r>
        <w:t>dOPM</w:t>
      </w:r>
      <w:proofErr w:type="spellEnd"/>
      <w:r>
        <w:t xml:space="preserve"> view 1&amp;2 visibly overlap.</w:t>
      </w:r>
      <w:del w:id="115" w:author="Dunsby, Christopher W" w:date="2023-06-13T12:08:00Z">
        <w:r w:rsidDel="00BC5741">
          <w:delText xml:space="preserve"> See ‘</w:delText>
        </w:r>
        <w:r w:rsidRPr="000C0CBF" w:rsidDel="00BC5741">
          <w:delText>Reslice_dOPM_data_ImageJ_MVR_plugin.docx</w:delText>
        </w:r>
        <w:r w:rsidDel="00BC5741">
          <w:delText xml:space="preserve">’ for reminder via that guides steps 1-4. </w:delText>
        </w:r>
      </w:del>
    </w:p>
    <w:p w14:paraId="459F2267" w14:textId="2C986FB4" w:rsidR="00DD2BFA" w:rsidRDefault="00DD2BFA" w:rsidP="001569BE">
      <w:pPr>
        <w:jc w:val="center"/>
      </w:pPr>
      <w:r>
        <w:rPr>
          <w:noProof/>
        </w:rPr>
        <w:drawing>
          <wp:inline distT="0" distB="0" distL="0" distR="0" wp14:anchorId="54914256" wp14:editId="24D1ADFB">
            <wp:extent cx="3985404" cy="473474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058" cy="475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55423" w14:textId="50EC3093" w:rsidR="001C2273" w:rsidRDefault="003168B6" w:rsidP="001C2273">
      <w:pPr>
        <w:pStyle w:val="ListParagraph"/>
        <w:numPr>
          <w:ilvl w:val="0"/>
          <w:numId w:val="2"/>
        </w:numPr>
      </w:pPr>
      <w:r>
        <w:t xml:space="preserve">After confirming that </w:t>
      </w:r>
      <w:ins w:id="116" w:author="Dunsby, Christopher W" w:date="2023-06-13T12:09:00Z">
        <w:r w:rsidR="00BC5741">
          <w:t xml:space="preserve">the </w:t>
        </w:r>
      </w:ins>
      <w:r>
        <w:t xml:space="preserve">bead dataset is setup and </w:t>
      </w:r>
      <w:ins w:id="117" w:author="Dunsby, Christopher W" w:date="2023-06-13T12:09:00Z">
        <w:r w:rsidR="00BC5741">
          <w:t xml:space="preserve">that </w:t>
        </w:r>
      </w:ins>
      <w:proofErr w:type="spellStart"/>
      <w:r>
        <w:t>dOPM</w:t>
      </w:r>
      <w:proofErr w:type="spellEnd"/>
      <w:r>
        <w:t xml:space="preserve"> views 1&amp;2 are co</w:t>
      </w:r>
      <w:ins w:id="118" w:author="Dunsby, Christopher W" w:date="2023-06-13T12:09:00Z">
        <w:r w:rsidR="00BC5741">
          <w:t>-</w:t>
        </w:r>
      </w:ins>
      <w:r>
        <w:t>registered</w:t>
      </w:r>
      <w:ins w:id="119" w:author="Dunsby, Christopher W" w:date="2023-06-13T12:09:00Z">
        <w:r w:rsidR="00BC5741">
          <w:t>,</w:t>
        </w:r>
      </w:ins>
      <w:r>
        <w:t xml:space="preserve"> </w:t>
      </w:r>
      <w:proofErr w:type="gramStart"/>
      <w:r>
        <w:t>close down</w:t>
      </w:r>
      <w:proofErr w:type="gramEnd"/>
      <w:r>
        <w:t xml:space="preserve"> the </w:t>
      </w:r>
      <w:ins w:id="120" w:author="Dunsby, Christopher W" w:date="2023-06-13T12:09:00Z">
        <w:r w:rsidR="00BC5741">
          <w:t xml:space="preserve">bead </w:t>
        </w:r>
      </w:ins>
      <w:r>
        <w:t>dataset by closing the dataset viewer and the ‘</w:t>
      </w:r>
      <w:proofErr w:type="spellStart"/>
      <w:r>
        <w:t>Bigdataviewer</w:t>
      </w:r>
      <w:proofErr w:type="spellEnd"/>
      <w:r>
        <w:t>’ windows of the MVR plugin in ImageJ.</w:t>
      </w:r>
    </w:p>
    <w:p w14:paraId="03D9668D" w14:textId="7451BC3A" w:rsidR="001C2273" w:rsidRDefault="001C2273" w:rsidP="001C2273">
      <w:pPr>
        <w:pStyle w:val="Heading1"/>
      </w:pPr>
      <w:bookmarkStart w:id="121" w:name="_Toc137506586"/>
      <w:r>
        <w:lastRenderedPageBreak/>
        <w:t xml:space="preserve">Step 2 – </w:t>
      </w:r>
      <w:ins w:id="122" w:author="Dunsby, Christopher W" w:date="2023-06-13T12:10:00Z">
        <w:r w:rsidR="006B78F1">
          <w:t>E</w:t>
        </w:r>
      </w:ins>
      <w:del w:id="123" w:author="Dunsby, Christopher W" w:date="2023-06-13T12:10:00Z">
        <w:r w:rsidDel="006B78F1">
          <w:delText>e</w:delText>
        </w:r>
      </w:del>
      <w:r>
        <w:t>xtract experimentally measured point spread functions</w:t>
      </w:r>
      <w:bookmarkEnd w:id="121"/>
      <w:ins w:id="124" w:author="Dunsby, Christopher W" w:date="2023-06-13T12:10:00Z">
        <w:r w:rsidR="006B78F1">
          <w:t xml:space="preserve"> (PSFs)</w:t>
        </w:r>
      </w:ins>
    </w:p>
    <w:p w14:paraId="4E61AB8D" w14:textId="28D17CF9" w:rsidR="000E6197" w:rsidRDefault="000E6197" w:rsidP="009B253A">
      <w:pPr>
        <w:pStyle w:val="ListParagraph"/>
        <w:numPr>
          <w:ilvl w:val="0"/>
          <w:numId w:val="2"/>
        </w:numPr>
      </w:pPr>
      <w:del w:id="125" w:author="Dunsby, Christopher W" w:date="2023-06-13T12:11:00Z">
        <w:r w:rsidDel="006B78F1">
          <w:delText xml:space="preserve">Only after locating and confirming the coregistration quality of the data </w:delText>
        </w:r>
      </w:del>
      <w:ins w:id="126" w:author="Dunsby, Christopher W" w:date="2023-06-13T12:11:00Z">
        <w:r w:rsidR="006B78F1">
          <w:t xml:space="preserve">Step 1 must be completed before </w:t>
        </w:r>
      </w:ins>
      <w:r>
        <w:t>proceed</w:t>
      </w:r>
      <w:ins w:id="127" w:author="Dunsby, Christopher W" w:date="2023-06-13T12:11:00Z">
        <w:r w:rsidR="006B78F1">
          <w:t>ing</w:t>
        </w:r>
      </w:ins>
      <w:r>
        <w:t xml:space="preserve"> to this step. </w:t>
      </w:r>
      <w:del w:id="128" w:author="Dunsby, Christopher W" w:date="2023-06-13T12:11:00Z">
        <w:r w:rsidDel="006B78F1">
          <w:delText xml:space="preserve">Here </w:delText>
        </w:r>
      </w:del>
      <w:ins w:id="129" w:author="Dunsby, Christopher W" w:date="2023-06-13T12:11:00Z">
        <w:r w:rsidR="006B78F1">
          <w:t>In this step,</w:t>
        </w:r>
        <w:r w:rsidR="006B78F1">
          <w:t xml:space="preserve"> </w:t>
        </w:r>
      </w:ins>
      <w:del w:id="130" w:author="Dunsby, Christopher W" w:date="2023-06-13T12:11:00Z">
        <w:r w:rsidDel="006B78F1">
          <w:delText>we are going to use</w:delText>
        </w:r>
      </w:del>
      <w:ins w:id="131" w:author="Dunsby, Christopher W" w:date="2023-06-13T12:11:00Z">
        <w:r w:rsidR="006B78F1">
          <w:t>the</w:t>
        </w:r>
      </w:ins>
      <w:r>
        <w:t xml:space="preserve"> MVR plugin </w:t>
      </w:r>
      <w:ins w:id="132" w:author="Dunsby, Christopher W" w:date="2023-06-13T12:11:00Z">
        <w:r w:rsidR="006B78F1">
          <w:t xml:space="preserve">is used </w:t>
        </w:r>
      </w:ins>
      <w:r>
        <w:t xml:space="preserve">to extract representative point spread functions from the </w:t>
      </w:r>
      <w:ins w:id="133" w:author="Dunsby, Christopher W" w:date="2023-06-13T12:11:00Z">
        <w:r w:rsidR="006B78F1">
          <w:t xml:space="preserve">bead </w:t>
        </w:r>
      </w:ins>
      <w:r>
        <w:t>dataset</w:t>
      </w:r>
      <w:del w:id="134" w:author="Dunsby, Christopher W" w:date="2023-06-13T12:11:00Z">
        <w:r w:rsidDel="006B78F1">
          <w:delText>,</w:delText>
        </w:r>
      </w:del>
      <w:r>
        <w:t xml:space="preserve"> for all spectral channels and both </w:t>
      </w:r>
      <w:del w:id="135" w:author="Dunsby, Christopher W" w:date="2023-06-13T12:11:00Z">
        <w:r w:rsidDel="006B78F1">
          <w:delText xml:space="preserve">of </w:delText>
        </w:r>
      </w:del>
      <w:proofErr w:type="spellStart"/>
      <w:r>
        <w:t>dOPM</w:t>
      </w:r>
      <w:proofErr w:type="spellEnd"/>
      <w:r>
        <w:t xml:space="preserve"> view</w:t>
      </w:r>
      <w:ins w:id="136" w:author="Dunsby, Christopher W" w:date="2023-06-13T12:12:00Z">
        <w:r w:rsidR="006B78F1">
          <w:t>s</w:t>
        </w:r>
      </w:ins>
      <w:del w:id="137" w:author="Dunsby, Christopher W" w:date="2023-06-13T12:12:00Z">
        <w:r w:rsidDel="006B78F1">
          <w:delText>s 1&amp;2</w:delText>
        </w:r>
      </w:del>
      <w:r>
        <w:t>.</w:t>
      </w:r>
    </w:p>
    <w:p w14:paraId="520E1879" w14:textId="06241FE1" w:rsidR="000E6197" w:rsidRDefault="00EC2F40" w:rsidP="009B253A">
      <w:pPr>
        <w:pStyle w:val="ListParagraph"/>
        <w:numPr>
          <w:ilvl w:val="0"/>
          <w:numId w:val="2"/>
        </w:numPr>
      </w:pPr>
      <w:ins w:id="138" w:author="Dunsby, Christopher W" w:date="2023-06-13T12:12:00Z">
        <w:r>
          <w:t>T</w:t>
        </w:r>
      </w:ins>
      <w:del w:id="139" w:author="Dunsby, Christopher W" w:date="2023-06-13T12:12:00Z">
        <w:r w:rsidR="000E6197" w:rsidDel="00EC2F40">
          <w:delText>In this case t</w:delText>
        </w:r>
      </w:del>
      <w:r w:rsidR="000E6197">
        <w:t xml:space="preserve">he fluorescent bead dataset is used </w:t>
      </w:r>
      <w:ins w:id="140" w:author="Dunsby, Christopher W" w:date="2023-06-13T12:12:00Z">
        <w:r>
          <w:t>for this</w:t>
        </w:r>
      </w:ins>
      <w:ins w:id="141" w:author="Dunsby, Christopher W" w:date="2023-06-13T12:14:00Z">
        <w:r w:rsidR="00E25A20">
          <w:t>,</w:t>
        </w:r>
      </w:ins>
      <w:ins w:id="142" w:author="Dunsby, Christopher W" w:date="2023-06-13T12:12:00Z">
        <w:r>
          <w:t xml:space="preserve"> </w:t>
        </w:r>
      </w:ins>
      <w:ins w:id="143" w:author="Dunsby, Christopher W" w:date="2023-06-13T12:14:00Z">
        <w:r w:rsidR="00755560">
          <w:t>as</w:t>
        </w:r>
      </w:ins>
      <w:ins w:id="144" w:author="Dunsby, Christopher W" w:date="2023-06-13T12:12:00Z">
        <w:r>
          <w:t xml:space="preserve"> </w:t>
        </w:r>
      </w:ins>
      <w:del w:id="145" w:author="Dunsby, Christopher W" w:date="2023-06-13T12:12:00Z">
        <w:r w:rsidR="000E6197" w:rsidDel="00EC2F40">
          <w:delText>where t</w:delText>
        </w:r>
      </w:del>
      <w:ins w:id="146" w:author="Dunsby, Christopher W" w:date="2023-06-13T12:12:00Z">
        <w:r>
          <w:t>t</w:t>
        </w:r>
      </w:ins>
      <w:r w:rsidR="000E6197">
        <w:t>he bead</w:t>
      </w:r>
      <w:del w:id="147" w:author="Dunsby, Christopher W" w:date="2023-06-13T12:12:00Z">
        <w:r w:rsidR="000E6197" w:rsidDel="00EC2F40">
          <w:delText>s</w:delText>
        </w:r>
      </w:del>
      <w:r w:rsidR="000E6197">
        <w:t xml:space="preserve"> size is below the diffraction</w:t>
      </w:r>
      <w:ins w:id="148" w:author="Dunsby, Christopher W" w:date="2023-06-13T12:12:00Z">
        <w:r>
          <w:t>-</w:t>
        </w:r>
      </w:ins>
      <w:del w:id="149" w:author="Dunsby, Christopher W" w:date="2023-06-13T12:12:00Z">
        <w:r w:rsidR="000E6197" w:rsidDel="00EC2F40">
          <w:delText xml:space="preserve"> </w:delText>
        </w:r>
      </w:del>
      <w:r w:rsidR="000E6197">
        <w:t>limited performance of the microscope. The MVR plugin has routines that automatically extract experimental PSFs based on the assumption that small bright dots in the datasets are formed by sub-diffraction scale sources of fluorescence.</w:t>
      </w:r>
    </w:p>
    <w:p w14:paraId="722EC11F" w14:textId="122DA097" w:rsidR="009B253A" w:rsidRDefault="009B253A" w:rsidP="009B253A">
      <w:pPr>
        <w:pStyle w:val="ListParagraph"/>
        <w:numPr>
          <w:ilvl w:val="0"/>
          <w:numId w:val="2"/>
        </w:numPr>
      </w:pPr>
      <w:del w:id="150" w:author="Dunsby, Christopher W" w:date="2023-06-13T12:17:00Z">
        <w:r w:rsidDel="00F769E6">
          <w:delText>Now f</w:delText>
        </w:r>
      </w:del>
      <w:ins w:id="151" w:author="Dunsby, Christopher W" w:date="2023-06-13T12:17:00Z">
        <w:r w:rsidR="00F769E6">
          <w:t>F</w:t>
        </w:r>
      </w:ins>
      <w:r>
        <w:t xml:space="preserve">rom the ImageJ process tab </w:t>
      </w:r>
      <w:del w:id="152" w:author="Dunsby, Christopher W" w:date="2023-06-13T12:17:00Z">
        <w:r w:rsidDel="005360C6">
          <w:delText xml:space="preserve">go </w:delText>
        </w:r>
      </w:del>
      <w:ins w:id="153" w:author="Dunsby, Christopher W" w:date="2023-06-13T12:17:00Z">
        <w:r w:rsidR="005360C6">
          <w:t xml:space="preserve">select the option </w:t>
        </w:r>
      </w:ins>
      <w:del w:id="154" w:author="Dunsby, Christopher W" w:date="2023-06-13T12:17:00Z">
        <w:r w:rsidDel="005360C6">
          <w:delText xml:space="preserve">to the </w:delText>
        </w:r>
      </w:del>
      <w:r>
        <w:t xml:space="preserve">MVR path &gt; batch processing &gt; Extract PSFs. </w:t>
      </w:r>
      <w:ins w:id="155" w:author="Dunsby, Christopher W" w:date="2023-06-13T12:14:00Z">
        <w:r w:rsidR="00755560">
          <w:t xml:space="preserve">N.B. in the </w:t>
        </w:r>
        <w:proofErr w:type="spellStart"/>
        <w:r w:rsidR="00755560" w:rsidRPr="000C0CBF">
          <w:t>Reslice_dOPM_data_ImageJ_MVR_plugin</w:t>
        </w:r>
        <w:proofErr w:type="spellEnd"/>
        <w:r w:rsidR="00755560">
          <w:t xml:space="preserve"> these </w:t>
        </w:r>
      </w:ins>
      <w:del w:id="156" w:author="Dunsby, Christopher W" w:date="2023-06-13T12:14:00Z">
        <w:r w:rsidDel="00755560">
          <w:delText>B</w:delText>
        </w:r>
      </w:del>
      <w:ins w:id="157" w:author="Dunsby, Christopher W" w:date="2023-06-13T12:14:00Z">
        <w:r w:rsidR="00755560">
          <w:t>b</w:t>
        </w:r>
      </w:ins>
      <w:r>
        <w:t xml:space="preserve">atch processing commands </w:t>
      </w:r>
      <w:ins w:id="158" w:author="Dunsby, Christopher W" w:date="2023-06-13T12:14:00Z">
        <w:r w:rsidR="00755560">
          <w:t xml:space="preserve">were </w:t>
        </w:r>
      </w:ins>
      <w:ins w:id="159" w:author="Dunsby, Christopher W" w:date="2023-06-13T12:17:00Z">
        <w:r w:rsidR="005360C6">
          <w:t xml:space="preserve">initiated by the </w:t>
        </w:r>
        <w:proofErr w:type="spellStart"/>
        <w:r w:rsidR="005360C6">
          <w:t>dOPM</w:t>
        </w:r>
        <w:proofErr w:type="spellEnd"/>
        <w:r w:rsidR="005360C6">
          <w:t xml:space="preserve"> Python scripts; here they</w:t>
        </w:r>
      </w:ins>
      <w:del w:id="160" w:author="Dunsby, Christopher W" w:date="2023-06-13T12:17:00Z">
        <w:r w:rsidDel="005360C6">
          <w:delText>are commands you can run with the MVR application tool that we were using before but this time the commands</w:delText>
        </w:r>
      </w:del>
      <w:r>
        <w:t xml:space="preserve"> are executed </w:t>
      </w:r>
      <w:del w:id="161" w:author="Dunsby, Christopher W" w:date="2023-06-13T12:18:00Z">
        <w:r w:rsidDel="005360C6">
          <w:delText>without the MVR application GUI</w:delText>
        </w:r>
      </w:del>
      <w:ins w:id="162" w:author="Dunsby, Christopher W" w:date="2023-06-13T12:18:00Z">
        <w:r w:rsidR="005360C6">
          <w:t>directly</w:t>
        </w:r>
      </w:ins>
      <w:r>
        <w:t xml:space="preserve">. </w:t>
      </w:r>
    </w:p>
    <w:p w14:paraId="7B71854B" w14:textId="3AEE49BA" w:rsidR="009B253A" w:rsidRDefault="009B253A" w:rsidP="009B253A">
      <w:pPr>
        <w:pStyle w:val="ListParagraph"/>
        <w:numPr>
          <w:ilvl w:val="0"/>
          <w:numId w:val="2"/>
        </w:numPr>
      </w:pPr>
      <w:r>
        <w:t>Note</w:t>
      </w:r>
      <w:ins w:id="163" w:author="Dunsby, Christopher W" w:date="2023-06-13T12:19:00Z">
        <w:r w:rsidR="00010CF1">
          <w:t xml:space="preserve"> for users once they are familiar w</w:t>
        </w:r>
      </w:ins>
      <w:ins w:id="164" w:author="Dunsby, Christopher W" w:date="2023-06-13T12:20:00Z">
        <w:r w:rsidR="00010CF1">
          <w:t xml:space="preserve">ith deconvolving </w:t>
        </w:r>
        <w:proofErr w:type="spellStart"/>
        <w:r w:rsidR="00010CF1">
          <w:t>dOPM</w:t>
        </w:r>
        <w:proofErr w:type="spellEnd"/>
        <w:r w:rsidR="00010CF1">
          <w:t xml:space="preserve"> data: B</w:t>
        </w:r>
      </w:ins>
      <w:del w:id="165" w:author="Dunsby, Christopher W" w:date="2023-06-13T12:20:00Z">
        <w:r w:rsidDel="00010CF1">
          <w:delText>: b</w:delText>
        </w:r>
      </w:del>
      <w:r>
        <w:t>y using ImageJ’s Macro recording tool</w:t>
      </w:r>
      <w:ins w:id="166" w:author="Dunsby, Christopher W" w:date="2023-06-13T12:18:00Z">
        <w:r w:rsidR="005360C6">
          <w:t>,</w:t>
        </w:r>
      </w:ins>
      <w:r>
        <w:t xml:space="preserve"> these commands can be recorded and used </w:t>
      </w:r>
      <w:del w:id="167" w:author="Dunsby, Christopher W" w:date="2023-06-13T12:18:00Z">
        <w:r w:rsidDel="00525B7A">
          <w:delText xml:space="preserve">in </w:delText>
        </w:r>
      </w:del>
      <w:ins w:id="168" w:author="Dunsby, Christopher W" w:date="2023-06-13T12:18:00Z">
        <w:r w:rsidR="00525B7A">
          <w:t>to develop your own</w:t>
        </w:r>
        <w:r w:rsidR="00525B7A">
          <w:t xml:space="preserve"> </w:t>
        </w:r>
      </w:ins>
      <w:r>
        <w:t xml:space="preserve">scripts </w:t>
      </w:r>
      <w:del w:id="169" w:author="Dunsby, Christopher W" w:date="2023-06-13T12:20:00Z">
        <w:r w:rsidDel="004453A9">
          <w:delText xml:space="preserve">like </w:delText>
        </w:r>
      </w:del>
      <w:ins w:id="170" w:author="Dunsby, Christopher W" w:date="2023-06-13T12:20:00Z">
        <w:r w:rsidR="004453A9">
          <w:t>similar to</w:t>
        </w:r>
        <w:r w:rsidR="004453A9">
          <w:t xml:space="preserve"> </w:t>
        </w:r>
      </w:ins>
      <w:r>
        <w:t xml:space="preserve">the ImageJ Python </w:t>
      </w:r>
      <w:del w:id="171" w:author="Dunsby, Christopher W" w:date="2023-06-13T12:20:00Z">
        <w:r w:rsidDel="00010CF1">
          <w:delText xml:space="preserve">scripts used to make the dOPM specific </w:delText>
        </w:r>
        <w:r w:rsidR="001C2273" w:rsidDel="00010CF1">
          <w:delText>routines</w:delText>
        </w:r>
        <w:r w:rsidDel="00010CF1">
          <w:delText xml:space="preserve"> </w:delText>
        </w:r>
      </w:del>
      <w:del w:id="172" w:author="Dunsby, Christopher W" w:date="2023-06-13T12:18:00Z">
        <w:r w:rsidDel="00525B7A">
          <w:delText>used in the other guide</w:delText>
        </w:r>
      </w:del>
      <w:del w:id="173" w:author="Dunsby, Christopher W" w:date="2023-06-13T12:20:00Z">
        <w:r w:rsidDel="00010CF1">
          <w:delText xml:space="preserve"> </w:delText>
        </w:r>
      </w:del>
      <w:del w:id="174" w:author="Dunsby, Christopher W" w:date="2023-06-13T12:19:00Z">
        <w:r w:rsidDel="00525B7A">
          <w:delText>‘</w:delText>
        </w:r>
      </w:del>
      <w:proofErr w:type="spellStart"/>
      <w:r w:rsidRPr="000C0CBF">
        <w:t>Reslice_dOPM_data_ImageJ_MVR_plugin</w:t>
      </w:r>
      <w:proofErr w:type="spellEnd"/>
      <w:del w:id="175" w:author="Dunsby, Christopher W" w:date="2023-06-13T12:19:00Z">
        <w:r w:rsidRPr="000C0CBF" w:rsidDel="00525B7A">
          <w:delText>.docx</w:delText>
        </w:r>
        <w:r w:rsidDel="00525B7A">
          <w:delText>’</w:delText>
        </w:r>
      </w:del>
      <w:ins w:id="176" w:author="Dunsby, Christopher W" w:date="2023-06-13T12:19:00Z">
        <w:r w:rsidR="00525B7A">
          <w:t xml:space="preserve"> </w:t>
        </w:r>
      </w:ins>
      <w:ins w:id="177" w:author="Dunsby, Christopher W" w:date="2023-06-13T12:20:00Z">
        <w:r w:rsidR="00010CF1">
          <w:t>script</w:t>
        </w:r>
      </w:ins>
      <w:r>
        <w:t>.</w:t>
      </w:r>
      <w:ins w:id="178" w:author="Dunsby, Christopher W" w:date="2023-06-13T12:19:00Z">
        <w:r w:rsidR="00525B7A">
          <w:t xml:space="preserve"> </w:t>
        </w:r>
      </w:ins>
      <w:del w:id="179" w:author="Dunsby, Christopher W" w:date="2023-06-13T12:19:00Z">
        <w:r w:rsidDel="00525B7A">
          <w:delText xml:space="preserve"> </w:delText>
        </w:r>
      </w:del>
      <w:r>
        <w:t>See</w:t>
      </w:r>
      <w:r w:rsidR="001C2273">
        <w:t> </w:t>
      </w:r>
      <w:hyperlink r:id="rId19" w:history="1">
        <w:r w:rsidR="001C2273" w:rsidRPr="00DA1634">
          <w:rPr>
            <w:rStyle w:val="Hyperlink"/>
          </w:rPr>
          <w:t>https://imagej.nih.gov/ij/developer/macro/macros.html</w:t>
        </w:r>
      </w:hyperlink>
      <w:r>
        <w:t xml:space="preserve"> for information about ImageJ macros. </w:t>
      </w:r>
      <w:del w:id="180" w:author="Dunsby, Christopher W" w:date="2023-06-13T12:19:00Z">
        <w:r w:rsidR="001C2273" w:rsidDel="00DF70D1">
          <w:delText>However,</w:delText>
        </w:r>
        <w:r w:rsidDel="00DF70D1">
          <w:delText xml:space="preserve"> this note is not important for carrying out deconvolution in this guide</w:delText>
        </w:r>
        <w:r w:rsidR="00F7528B" w:rsidDel="00DF70D1">
          <w:delText xml:space="preserve"> but shows that the user is free to script solutions for automation of tasks if they are familiar with ImageJ scripting.</w:delText>
        </w:r>
      </w:del>
    </w:p>
    <w:p w14:paraId="1FD367A5" w14:textId="5A6818AE" w:rsidR="009B253A" w:rsidRDefault="00DD2BFA" w:rsidP="000E6197">
      <w:pPr>
        <w:jc w:val="center"/>
      </w:pPr>
      <w:r>
        <w:rPr>
          <w:noProof/>
        </w:rPr>
        <w:drawing>
          <wp:inline distT="0" distB="0" distL="0" distR="0" wp14:anchorId="3351482E" wp14:editId="3FF327B7">
            <wp:extent cx="3886250" cy="397677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95" cy="399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2CD13" w14:textId="286F144B" w:rsidR="001C2273" w:rsidRDefault="001C2273" w:rsidP="001C2273">
      <w:pPr>
        <w:pStyle w:val="ListParagraph"/>
        <w:numPr>
          <w:ilvl w:val="0"/>
          <w:numId w:val="3"/>
        </w:numPr>
      </w:pPr>
      <w:r>
        <w:t xml:space="preserve">Once </w:t>
      </w:r>
      <w:del w:id="181" w:author="Dunsby, Christopher W" w:date="2023-06-13T12:21:00Z">
        <w:r w:rsidDel="004453A9">
          <w:delText xml:space="preserve">clicked on </w:delText>
        </w:r>
      </w:del>
      <w:r>
        <w:t xml:space="preserve">‘Extract PSFs’ </w:t>
      </w:r>
      <w:ins w:id="182" w:author="Dunsby, Christopher W" w:date="2023-06-13T12:21:00Z">
        <w:r w:rsidR="004453A9">
          <w:t xml:space="preserve">has been selected, then </w:t>
        </w:r>
      </w:ins>
      <w:r>
        <w:t xml:space="preserve">the GUI ‘Select dataset for Dataset Fusion’ pops up. </w:t>
      </w:r>
    </w:p>
    <w:p w14:paraId="0B097AC5" w14:textId="19D1635A" w:rsidR="001C2273" w:rsidRDefault="001C2273" w:rsidP="001C2273">
      <w:pPr>
        <w:pStyle w:val="ListParagraph"/>
        <w:numPr>
          <w:ilvl w:val="0"/>
          <w:numId w:val="3"/>
        </w:numPr>
      </w:pPr>
      <w:r>
        <w:t>Choose the same bead dataset path from Step 1 above.</w:t>
      </w:r>
    </w:p>
    <w:p w14:paraId="7B1F4E74" w14:textId="5702E4E7" w:rsidR="001C2273" w:rsidRDefault="001C2273" w:rsidP="001C2273">
      <w:pPr>
        <w:pStyle w:val="ListParagraph"/>
        <w:numPr>
          <w:ilvl w:val="0"/>
          <w:numId w:val="3"/>
        </w:numPr>
      </w:pPr>
      <w:r>
        <w:t xml:space="preserve">Ensure that ‘All </w:t>
      </w:r>
      <w:proofErr w:type="spellStart"/>
      <w:r>
        <w:t>xxxxxxx</w:t>
      </w:r>
      <w:proofErr w:type="spellEnd"/>
      <w:r>
        <w:t xml:space="preserve">’ is selected for all the </w:t>
      </w:r>
      <w:del w:id="183" w:author="Dunsby, Christopher W" w:date="2023-06-13T13:00:00Z">
        <w:r w:rsidDel="006F070F">
          <w:delText>dimensions</w:delText>
        </w:r>
      </w:del>
      <w:ins w:id="184" w:author="Dunsby, Christopher W" w:date="2023-06-13T13:00:00Z">
        <w:r w:rsidR="006F070F">
          <w:t>available dimensions</w:t>
        </w:r>
      </w:ins>
      <w:ins w:id="185" w:author="Dunsby, Christopher W" w:date="2023-06-13T12:21:00Z">
        <w:r w:rsidR="002D44AD">
          <w:t>,</w:t>
        </w:r>
      </w:ins>
      <w:r>
        <w:t xml:space="preserve"> </w:t>
      </w:r>
      <w:proofErr w:type="gramStart"/>
      <w:r>
        <w:t>i.e.</w:t>
      </w:r>
      <w:proofErr w:type="gramEnd"/>
      <w:r>
        <w:t xml:space="preserve"> angle, channels etc – this</w:t>
      </w:r>
      <w:ins w:id="186" w:author="Dunsby, Christopher W" w:date="2023-06-13T13:00:00Z">
        <w:r w:rsidR="006D3990">
          <w:t xml:space="preserve"> GUI</w:t>
        </w:r>
      </w:ins>
      <w:r>
        <w:t xml:space="preserve"> is asking </w:t>
      </w:r>
      <w:r w:rsidR="00F7528B">
        <w:t>w</w:t>
      </w:r>
      <w:r>
        <w:t xml:space="preserve">hich dimensions </w:t>
      </w:r>
      <w:del w:id="187" w:author="Dunsby, Christopher W" w:date="2023-06-13T13:00:00Z">
        <w:r w:rsidDel="006D3990">
          <w:delText xml:space="preserve">we </w:delText>
        </w:r>
      </w:del>
      <w:ins w:id="188" w:author="Dunsby, Christopher W" w:date="2023-06-13T13:00:00Z">
        <w:r w:rsidR="006D3990">
          <w:t>you</w:t>
        </w:r>
        <w:r w:rsidR="006D3990">
          <w:t xml:space="preserve"> </w:t>
        </w:r>
      </w:ins>
      <w:r>
        <w:t>want to extract experimental point spread functions</w:t>
      </w:r>
      <w:r w:rsidR="00F7528B">
        <w:t xml:space="preserve"> </w:t>
      </w:r>
      <w:ins w:id="189" w:author="Dunsby, Christopher W" w:date="2023-06-13T13:00:00Z">
        <w:r w:rsidR="006D3990">
          <w:t>from, and it is n</w:t>
        </w:r>
      </w:ins>
      <w:ins w:id="190" w:author="Dunsby, Christopher W" w:date="2023-06-13T13:01:00Z">
        <w:r w:rsidR="006D3990">
          <w:t xml:space="preserve">ecessary to do this for </w:t>
        </w:r>
      </w:ins>
      <w:del w:id="191" w:author="Dunsby, Christopher W" w:date="2023-06-13T13:01:00Z">
        <w:r w:rsidR="00F7528B" w:rsidDel="006D3990">
          <w:delText xml:space="preserve">– </w:delText>
        </w:r>
      </w:del>
      <w:r w:rsidR="00F7528B">
        <w:t>all of them</w:t>
      </w:r>
      <w:ins w:id="192" w:author="Dunsby, Christopher W" w:date="2023-06-13T13:01:00Z">
        <w:r w:rsidR="006D3990">
          <w:t>.</w:t>
        </w:r>
      </w:ins>
    </w:p>
    <w:p w14:paraId="0386FB91" w14:textId="118DE958" w:rsidR="00DD2BFA" w:rsidRDefault="00DD2BFA" w:rsidP="001C2273">
      <w:pPr>
        <w:jc w:val="center"/>
      </w:pPr>
      <w:r>
        <w:rPr>
          <w:noProof/>
        </w:rPr>
        <w:lastRenderedPageBreak/>
        <w:drawing>
          <wp:inline distT="0" distB="0" distL="0" distR="0" wp14:anchorId="79787D8B" wp14:editId="5A606A87">
            <wp:extent cx="4108862" cy="2645807"/>
            <wp:effectExtent l="0" t="0" r="635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120" cy="265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86009" w14:textId="3888589B" w:rsidR="000E6197" w:rsidRDefault="000E6197" w:rsidP="000E6197">
      <w:pPr>
        <w:pStyle w:val="ListParagraph"/>
        <w:numPr>
          <w:ilvl w:val="0"/>
          <w:numId w:val="4"/>
        </w:numPr>
      </w:pPr>
      <w:r>
        <w:t xml:space="preserve">Press OK and the next dialog box appears allowing control over </w:t>
      </w:r>
      <w:ins w:id="193" w:author="Dunsby, Christopher W" w:date="2023-06-13T13:01:00Z">
        <w:r w:rsidR="00A53510">
          <w:t xml:space="preserve">the </w:t>
        </w:r>
      </w:ins>
      <w:r>
        <w:t xml:space="preserve">dimensions of the volume use to store the measured PSF. Leave </w:t>
      </w:r>
      <w:del w:id="194" w:author="Dunsby, Christopher W" w:date="2023-06-13T13:01:00Z">
        <w:r w:rsidDel="00A53510">
          <w:delText xml:space="preserve">unchanged </w:delText>
        </w:r>
      </w:del>
      <w:r>
        <w:t>the values</w:t>
      </w:r>
      <w:ins w:id="195" w:author="Dunsby, Christopher W" w:date="2023-06-13T13:01:00Z">
        <w:r w:rsidR="00A53510" w:rsidRPr="00A53510">
          <w:t xml:space="preserve"> </w:t>
        </w:r>
        <w:r w:rsidR="00A53510">
          <w:t>unchanged</w:t>
        </w:r>
      </w:ins>
      <w:r>
        <w:t xml:space="preserve">. </w:t>
      </w:r>
    </w:p>
    <w:p w14:paraId="68594804" w14:textId="53B72653" w:rsidR="000E6197" w:rsidDel="00A53510" w:rsidRDefault="000E6197" w:rsidP="000E6197">
      <w:pPr>
        <w:pStyle w:val="ListParagraph"/>
        <w:numPr>
          <w:ilvl w:val="0"/>
          <w:numId w:val="4"/>
        </w:numPr>
        <w:spacing w:after="0"/>
        <w:rPr>
          <w:del w:id="196" w:author="Dunsby, Christopher W" w:date="2023-06-13T13:01:00Z"/>
        </w:rPr>
        <w:pPrChange w:id="197" w:author="Dunsby, Christopher W" w:date="2023-06-13T13:01:00Z">
          <w:pPr>
            <w:pStyle w:val="ListParagraph"/>
            <w:numPr>
              <w:numId w:val="4"/>
            </w:numPr>
            <w:ind w:hanging="360"/>
          </w:pPr>
        </w:pPrChange>
      </w:pPr>
      <w:r>
        <w:t>See the links in the introduction for a deeper understanding of how the authors of the MVR plugin intended this process to be used:</w:t>
      </w:r>
      <w:ins w:id="198" w:author="Dunsby, Christopher W" w:date="2023-06-13T13:01:00Z">
        <w:r w:rsidR="00A53510">
          <w:br/>
        </w:r>
      </w:ins>
    </w:p>
    <w:p w14:paraId="3905E7C5" w14:textId="77777777" w:rsidR="000E6197" w:rsidRDefault="00C24F3A" w:rsidP="000E6197">
      <w:pPr>
        <w:pStyle w:val="ListParagraph"/>
        <w:numPr>
          <w:ilvl w:val="0"/>
          <w:numId w:val="4"/>
        </w:numPr>
        <w:spacing w:after="0"/>
        <w:pPrChange w:id="199" w:author="Dunsby, Christopher W" w:date="2023-06-13T13:01:00Z">
          <w:pPr>
            <w:spacing w:after="0"/>
            <w:ind w:left="720"/>
          </w:pPr>
        </w:pPrChange>
      </w:pPr>
      <w:r>
        <w:fldChar w:fldCharType="begin"/>
      </w:r>
      <w:r>
        <w:instrText xml:space="preserve"> HYPERLINK "https://imagej.net/plugins/multiview-reconstruction" </w:instrText>
      </w:r>
      <w:r>
        <w:fldChar w:fldCharType="separate"/>
      </w:r>
      <w:r w:rsidR="000E6197" w:rsidRPr="00DA1634">
        <w:rPr>
          <w:rStyle w:val="Hyperlink"/>
        </w:rPr>
        <w:t>https://imagej.net/plugins/multiview-reconstruction</w:t>
      </w:r>
      <w:r>
        <w:rPr>
          <w:rStyle w:val="Hyperlink"/>
        </w:rPr>
        <w:fldChar w:fldCharType="end"/>
      </w:r>
      <w:del w:id="200" w:author="Dunsby, Christopher W" w:date="2023-06-13T13:01:00Z">
        <w:r w:rsidR="000E6197" w:rsidDel="00B23D40">
          <w:delText>.</w:delText>
        </w:r>
      </w:del>
    </w:p>
    <w:p w14:paraId="3F075B19" w14:textId="00460F34" w:rsidR="000E6197" w:rsidRDefault="00C24F3A" w:rsidP="000E6197">
      <w:pPr>
        <w:spacing w:after="0"/>
        <w:ind w:left="720"/>
      </w:pPr>
      <w:hyperlink r:id="rId22" w:history="1">
        <w:r w:rsidR="000E6197" w:rsidRPr="00DA1634">
          <w:rPr>
            <w:rStyle w:val="Hyperlink"/>
          </w:rPr>
          <w:t>https://doi.org/10.1038/nmeth.2929</w:t>
        </w:r>
      </w:hyperlink>
      <w:r w:rsidR="000E6197">
        <w:t>.</w:t>
      </w:r>
    </w:p>
    <w:p w14:paraId="5949E96C" w14:textId="677D6412" w:rsidR="00DD2BFA" w:rsidRDefault="00C24F3A" w:rsidP="000E6197">
      <w:pPr>
        <w:spacing w:after="0"/>
        <w:ind w:left="720"/>
      </w:pPr>
      <w:hyperlink r:id="rId23" w:history="1">
        <w:r w:rsidR="000E6197" w:rsidRPr="00DA1634">
          <w:rPr>
            <w:rStyle w:val="Hyperlink"/>
          </w:rPr>
          <w:t>https://imagej.net/plugins/multi-view-deconvolution</w:t>
        </w:r>
      </w:hyperlink>
    </w:p>
    <w:p w14:paraId="507501B8" w14:textId="77777777" w:rsidR="000E6197" w:rsidRDefault="000E6197" w:rsidP="000E6197">
      <w:pPr>
        <w:spacing w:after="0"/>
        <w:ind w:left="720"/>
      </w:pPr>
    </w:p>
    <w:p w14:paraId="01FCAB49" w14:textId="2A3B6101" w:rsidR="00DD2BFA" w:rsidRDefault="00DD2BFA" w:rsidP="002B1CD8">
      <w:pPr>
        <w:jc w:val="center"/>
      </w:pPr>
      <w:r>
        <w:rPr>
          <w:noProof/>
        </w:rPr>
        <w:drawing>
          <wp:inline distT="0" distB="0" distL="0" distR="0" wp14:anchorId="1B90BC4C" wp14:editId="7F909CC4">
            <wp:extent cx="3891516" cy="301090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842" cy="301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D787D" w14:textId="64507A5E" w:rsidR="00EC1B3D" w:rsidRDefault="00EC1B3D" w:rsidP="00EC1B3D">
      <w:pPr>
        <w:pStyle w:val="ListParagraph"/>
        <w:numPr>
          <w:ilvl w:val="0"/>
          <w:numId w:val="5"/>
        </w:numPr>
      </w:pPr>
      <w:r>
        <w:t>Run the routine and the log window shows progress. The plugin is extracting PSF estimates from the data</w:t>
      </w:r>
      <w:ins w:id="201" w:author="Dunsby, Christopher W" w:date="2023-06-13T13:01:00Z">
        <w:r w:rsidR="00B23D40">
          <w:t xml:space="preserve"> for </w:t>
        </w:r>
      </w:ins>
      <w:del w:id="202" w:author="Dunsby, Christopher W" w:date="2023-06-13T13:01:00Z">
        <w:r w:rsidDel="00B23D40">
          <w:delText xml:space="preserve">, from </w:delText>
        </w:r>
      </w:del>
      <w:r>
        <w:t>each channel</w:t>
      </w:r>
      <w:del w:id="203" w:author="Dunsby, Christopher W" w:date="2023-06-13T13:01:00Z">
        <w:r w:rsidDel="00B23D40">
          <w:delText>,</w:delText>
        </w:r>
      </w:del>
      <w:r>
        <w:t xml:space="preserve"> and each view. In this demo dataset</w:t>
      </w:r>
      <w:del w:id="204" w:author="Dunsby, Christopher W" w:date="2023-06-13T13:02:00Z">
        <w:r w:rsidDel="00B23D40">
          <w:delText xml:space="preserve"> case</w:delText>
        </w:r>
      </w:del>
      <w:r>
        <w:t>, there are two views and 3 channels</w:t>
      </w:r>
      <w:ins w:id="205" w:author="Dunsby, Christopher W" w:date="2023-06-13T13:02:00Z">
        <w:r w:rsidR="00B23D40">
          <w:t>,</w:t>
        </w:r>
      </w:ins>
      <w:r>
        <w:t xml:space="preserve"> so 6 PSFs </w:t>
      </w:r>
      <w:ins w:id="206" w:author="Dunsby, Christopher W" w:date="2023-06-13T13:02:00Z">
        <w:r w:rsidR="00B23D40">
          <w:t xml:space="preserve">are extracted </w:t>
        </w:r>
      </w:ins>
      <w:r>
        <w:t>in total.</w:t>
      </w:r>
    </w:p>
    <w:p w14:paraId="76344280" w14:textId="08529FE4" w:rsidR="00EC1B3D" w:rsidRDefault="00EC1B3D" w:rsidP="00EC1B3D">
      <w:pPr>
        <w:pStyle w:val="ListParagraph"/>
        <w:numPr>
          <w:ilvl w:val="0"/>
          <w:numId w:val="5"/>
        </w:numPr>
      </w:pPr>
      <w:r>
        <w:t>The batch command also</w:t>
      </w:r>
      <w:r w:rsidR="00A912A9">
        <w:t xml:space="preserve"> automatically saves the measured PSF volumes as tiff stacks with logical names into a subdirectory of the bead dataset folder – see the partial view of the file explorer window</w:t>
      </w:r>
      <w:ins w:id="207" w:author="Dunsby, Christopher W" w:date="2023-06-13T13:02:00Z">
        <w:r w:rsidR="00125716">
          <w:t xml:space="preserve"> on the righthand side of</w:t>
        </w:r>
      </w:ins>
      <w:del w:id="208" w:author="Dunsby, Christopher W" w:date="2023-06-13T13:02:00Z">
        <w:r w:rsidR="00A912A9" w:rsidDel="00125716">
          <w:delText xml:space="preserve"> in</w:delText>
        </w:r>
      </w:del>
      <w:r w:rsidR="00A912A9">
        <w:t xml:space="preserve"> the screenshot below</w:t>
      </w:r>
      <w:ins w:id="209" w:author="Dunsby, Christopher W" w:date="2023-06-13T13:02:00Z">
        <w:r w:rsidR="00125716">
          <w:t>.</w:t>
        </w:r>
      </w:ins>
      <w:del w:id="210" w:author="Dunsby, Christopher W" w:date="2023-06-13T13:02:00Z">
        <w:r w:rsidR="00A912A9" w:rsidDel="00125716">
          <w:delText>:</w:delText>
        </w:r>
      </w:del>
    </w:p>
    <w:p w14:paraId="26BD1E94" w14:textId="484C8D48" w:rsidR="00A912A9" w:rsidRDefault="00DD2BFA" w:rsidP="00864191">
      <w:pPr>
        <w:jc w:val="center"/>
      </w:pPr>
      <w:r>
        <w:rPr>
          <w:noProof/>
        </w:rPr>
        <w:lastRenderedPageBreak/>
        <w:drawing>
          <wp:inline distT="0" distB="0" distL="0" distR="0" wp14:anchorId="376330EA" wp14:editId="3706DEC1">
            <wp:extent cx="4433978" cy="5252902"/>
            <wp:effectExtent l="0" t="0" r="508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723" cy="52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4CCD1" w14:textId="6B26D3D5" w:rsidR="00A912A9" w:rsidRDefault="00A912A9" w:rsidP="00A912A9">
      <w:pPr>
        <w:pStyle w:val="Heading1"/>
      </w:pPr>
      <w:bookmarkStart w:id="211" w:name="_Toc137506587"/>
      <w:r>
        <w:t xml:space="preserve">Step </w:t>
      </w:r>
      <w:del w:id="212" w:author="Dunsby, Christopher W" w:date="2023-06-13T13:14:00Z">
        <w:r w:rsidDel="00994387">
          <w:delText xml:space="preserve">– </w:delText>
        </w:r>
      </w:del>
      <w:r>
        <w:t>3</w:t>
      </w:r>
      <w:ins w:id="213" w:author="Dunsby, Christopher W" w:date="2023-06-13T13:14:00Z">
        <w:r w:rsidR="00994387">
          <w:t xml:space="preserve"> </w:t>
        </w:r>
        <w:r w:rsidR="00994387">
          <w:t xml:space="preserve">– </w:t>
        </w:r>
      </w:ins>
      <w:del w:id="214" w:author="Dunsby, Christopher W" w:date="2023-06-13T13:14:00Z">
        <w:r w:rsidDel="00994387">
          <w:delText xml:space="preserve"> </w:delText>
        </w:r>
      </w:del>
      <w:r>
        <w:t>Assign experimentally measured point spread functions to another dataset</w:t>
      </w:r>
      <w:bookmarkEnd w:id="211"/>
      <w:r>
        <w:t xml:space="preserve"> </w:t>
      </w:r>
    </w:p>
    <w:p w14:paraId="60622C17" w14:textId="26EF858B" w:rsidR="00A912A9" w:rsidRDefault="00A912A9" w:rsidP="002B1CD8">
      <w:pPr>
        <w:pStyle w:val="ListParagraph"/>
        <w:numPr>
          <w:ilvl w:val="0"/>
          <w:numId w:val="6"/>
        </w:numPr>
      </w:pPr>
      <w:r>
        <w:t xml:space="preserve">Now </w:t>
      </w:r>
      <w:del w:id="215" w:author="Dunsby, Christopher W" w:date="2023-06-13T13:03:00Z">
        <w:r w:rsidDel="007277ED">
          <w:delText>open the dataset</w:delText>
        </w:r>
        <w:r w:rsidR="002B1CD8" w:rsidDel="007277ED">
          <w:delText xml:space="preserve">, </w:delText>
        </w:r>
      </w:del>
      <w:r w:rsidR="002B1CD8">
        <w:t>us</w:t>
      </w:r>
      <w:del w:id="216" w:author="Dunsby, Christopher W" w:date="2023-06-13T13:03:00Z">
        <w:r w:rsidR="002B1CD8" w:rsidDel="007277ED">
          <w:delText>in</w:delText>
        </w:r>
      </w:del>
      <w:ins w:id="217" w:author="Dunsby, Christopher W" w:date="2023-06-13T13:03:00Z">
        <w:r w:rsidR="007277ED">
          <w:t>e the</w:t>
        </w:r>
      </w:ins>
      <w:del w:id="218" w:author="Dunsby, Christopher W" w:date="2023-06-13T13:03:00Z">
        <w:r w:rsidR="002B1CD8" w:rsidDel="007277ED">
          <w:delText>g</w:delText>
        </w:r>
      </w:del>
      <w:r w:rsidR="002B1CD8">
        <w:t xml:space="preserve"> MVR application GUI interface</w:t>
      </w:r>
      <w:ins w:id="219" w:author="Dunsby, Christopher W" w:date="2023-06-13T13:03:00Z">
        <w:r w:rsidR="007277ED">
          <w:t xml:space="preserve"> to </w:t>
        </w:r>
      </w:ins>
      <w:del w:id="220" w:author="Dunsby, Christopher W" w:date="2023-06-13T13:03:00Z">
        <w:r w:rsidR="002B1CD8" w:rsidDel="007277ED">
          <w:delText>,</w:delText>
        </w:r>
        <w:r w:rsidDel="007277ED">
          <w:delText xml:space="preserve"> </w:delText>
        </w:r>
      </w:del>
      <w:ins w:id="221" w:author="Dunsby, Christopher W" w:date="2023-06-13T13:03:00Z">
        <w:r w:rsidR="007277ED">
          <w:t>open the dataset</w:t>
        </w:r>
        <w:r w:rsidR="007277ED">
          <w:t xml:space="preserve"> </w:t>
        </w:r>
      </w:ins>
      <w:r>
        <w:t xml:space="preserve">that you want to carry out </w:t>
      </w:r>
      <w:proofErr w:type="spellStart"/>
      <w:r>
        <w:t>multiview</w:t>
      </w:r>
      <w:proofErr w:type="spellEnd"/>
      <w:r>
        <w:t xml:space="preserve"> deconvolution on.</w:t>
      </w:r>
    </w:p>
    <w:p w14:paraId="78C6004F" w14:textId="20166CC3" w:rsidR="00A912A9" w:rsidRDefault="00A912A9" w:rsidP="00A912A9">
      <w:pPr>
        <w:pStyle w:val="ListParagraph"/>
        <w:numPr>
          <w:ilvl w:val="0"/>
          <w:numId w:val="6"/>
        </w:numPr>
      </w:pPr>
      <w:r>
        <w:t xml:space="preserve">This could be the bead dataset, which is a good way to check deconvolution </w:t>
      </w:r>
      <w:r w:rsidR="002B1CD8">
        <w:t>performance. In th</w:t>
      </w:r>
      <w:r w:rsidR="00F7528B">
        <w:t xml:space="preserve">e </w:t>
      </w:r>
      <w:r w:rsidR="002B1CD8">
        <w:t>case that the dataset to be deconvolved is the same as the dataset from which you extracted experimentally measured PSFs</w:t>
      </w:r>
      <w:ins w:id="222" w:author="Dunsby, Christopher W" w:date="2023-06-13T13:03:00Z">
        <w:r w:rsidR="007C7A0A">
          <w:t>,</w:t>
        </w:r>
      </w:ins>
      <w:r w:rsidR="002B1CD8">
        <w:t xml:space="preserve"> you can skip the following parts in this section and go straight to Step 5</w:t>
      </w:r>
      <w:ins w:id="223" w:author="Dunsby, Christopher W" w:date="2023-06-13T13:03:00Z">
        <w:r w:rsidR="007C7A0A">
          <w:t>,</w:t>
        </w:r>
      </w:ins>
      <w:r w:rsidR="00F7528B">
        <w:t xml:space="preserve"> because MVR </w:t>
      </w:r>
      <w:del w:id="224" w:author="Dunsby, Christopher W" w:date="2023-06-13T13:04:00Z">
        <w:r w:rsidR="00F7528B" w:rsidDel="0004526E">
          <w:delText xml:space="preserve">now </w:delText>
        </w:r>
      </w:del>
      <w:ins w:id="225" w:author="Dunsby, Christopher W" w:date="2023-06-13T13:04:00Z">
        <w:r w:rsidR="0004526E">
          <w:t>already</w:t>
        </w:r>
        <w:r w:rsidR="0004526E">
          <w:t xml:space="preserve"> </w:t>
        </w:r>
      </w:ins>
      <w:r w:rsidR="00F7528B">
        <w:t>has experimentally determined PSFs for each view &amp; channel pair</w:t>
      </w:r>
      <w:ins w:id="226" w:author="Dunsby, Christopher W" w:date="2023-06-13T13:04:00Z">
        <w:r w:rsidR="0004526E">
          <w:t xml:space="preserve"> for this data.</w:t>
        </w:r>
      </w:ins>
    </w:p>
    <w:p w14:paraId="1AA69E94" w14:textId="067FA45F" w:rsidR="00A912A9" w:rsidRDefault="00A912A9" w:rsidP="00A912A9">
      <w:pPr>
        <w:pStyle w:val="ListParagraph"/>
        <w:numPr>
          <w:ilvl w:val="0"/>
          <w:numId w:val="6"/>
        </w:numPr>
      </w:pPr>
      <w:r>
        <w:t xml:space="preserve">Whenever you want to carry out </w:t>
      </w:r>
      <w:proofErr w:type="spellStart"/>
      <w:r>
        <w:t>multiview</w:t>
      </w:r>
      <w:proofErr w:type="spellEnd"/>
      <w:r>
        <w:t xml:space="preserve"> deconvolution of data using MVR for </w:t>
      </w:r>
      <w:proofErr w:type="spellStart"/>
      <w:r>
        <w:t>dOPM</w:t>
      </w:r>
      <w:proofErr w:type="spellEnd"/>
      <w:r>
        <w:t xml:space="preserve"> data</w:t>
      </w:r>
      <w:r w:rsidR="00F7528B">
        <w:t>,</w:t>
      </w:r>
      <w:r>
        <w:t xml:space="preserve"> you will need to have data </w:t>
      </w:r>
      <w:del w:id="227" w:author="Dunsby, Christopher W" w:date="2023-06-13T13:04:00Z">
        <w:r w:rsidDel="0004526E">
          <w:delText xml:space="preserve">containing </w:delText>
        </w:r>
      </w:del>
      <w:ins w:id="228" w:author="Dunsby, Christopher W" w:date="2023-06-13T13:04:00Z">
        <w:r w:rsidR="0004526E">
          <w:t>acquired using</w:t>
        </w:r>
        <w:r w:rsidR="0004526E">
          <w:t xml:space="preserve"> </w:t>
        </w:r>
      </w:ins>
      <w:r>
        <w:t xml:space="preserve">sub-diffraction limited sources of fluorescence. </w:t>
      </w:r>
      <w:r w:rsidR="00864191">
        <w:t>Typically,</w:t>
      </w:r>
      <w:r>
        <w:t xml:space="preserve"> this will not be the same data as the biological sample so you will need to import experimentally measured PSFs. </w:t>
      </w:r>
      <w:del w:id="229" w:author="Dunsby, Christopher W" w:date="2023-06-13T13:05:00Z">
        <w:r w:rsidR="002B1CD8" w:rsidDel="00B92C4E">
          <w:delText>In t</w:delText>
        </w:r>
      </w:del>
      <w:ins w:id="230" w:author="Dunsby, Christopher W" w:date="2023-06-13T13:05:00Z">
        <w:r w:rsidR="00B92C4E">
          <w:t>T</w:t>
        </w:r>
      </w:ins>
      <w:r w:rsidR="002B1CD8">
        <w:t>he following steps</w:t>
      </w:r>
      <w:ins w:id="231" w:author="Dunsby, Christopher W" w:date="2023-06-13T13:05:00Z">
        <w:r w:rsidR="00B92C4E">
          <w:t xml:space="preserve"> describe how to </w:t>
        </w:r>
      </w:ins>
      <w:del w:id="232" w:author="Dunsby, Christopher W" w:date="2023-06-13T13:05:00Z">
        <w:r w:rsidR="002B1CD8" w:rsidDel="00B92C4E">
          <w:delText xml:space="preserve"> you </w:delText>
        </w:r>
      </w:del>
      <w:r w:rsidR="002B1CD8">
        <w:t xml:space="preserve">manually assign point spread functions to each </w:t>
      </w:r>
      <w:proofErr w:type="spellStart"/>
      <w:r w:rsidR="002B1CD8">
        <w:t>dOPM</w:t>
      </w:r>
      <w:proofErr w:type="spellEnd"/>
      <w:r w:rsidR="002B1CD8">
        <w:t xml:space="preserve"> </w:t>
      </w:r>
      <w:r w:rsidR="00F7528B">
        <w:t xml:space="preserve">view and channel pair. For </w:t>
      </w:r>
      <w:del w:id="233" w:author="Dunsby, Christopher W" w:date="2023-06-13T13:05:00Z">
        <w:r w:rsidR="00F7528B" w:rsidDel="000E6C21">
          <w:delText xml:space="preserve">this </w:delText>
        </w:r>
      </w:del>
      <w:ins w:id="234" w:author="Dunsby, Christopher W" w:date="2023-06-13T13:05:00Z">
        <w:r w:rsidR="000E6C21">
          <w:t>the</w:t>
        </w:r>
        <w:r w:rsidR="000E6C21">
          <w:t xml:space="preserve"> </w:t>
        </w:r>
      </w:ins>
      <w:r w:rsidR="00F7528B">
        <w:t>two-view, three spectral channel data</w:t>
      </w:r>
      <w:ins w:id="235" w:author="Dunsby, Christopher W" w:date="2023-06-13T13:05:00Z">
        <w:r w:rsidR="000E6C21">
          <w:t xml:space="preserve"> provided</w:t>
        </w:r>
      </w:ins>
      <w:r w:rsidR="00F7528B">
        <w:t>, six</w:t>
      </w:r>
      <w:r w:rsidR="002B1CD8">
        <w:t xml:space="preserve"> manually assi</w:t>
      </w:r>
      <w:r w:rsidR="00F7528B">
        <w:t>gned PSF are needed, and this comes from the bead data acquired in the same way.</w:t>
      </w:r>
      <w:r w:rsidR="00710982">
        <w:t xml:space="preserve"> This</w:t>
      </w:r>
      <w:r w:rsidR="00F7528B">
        <w:t xml:space="preserve"> manual assignment</w:t>
      </w:r>
      <w:r w:rsidR="00710982">
        <w:t xml:space="preserve"> does not scale well for hundreds of organoids and timepoints so this process will be automated in scripts in the future.</w:t>
      </w:r>
    </w:p>
    <w:p w14:paraId="2866ABBD" w14:textId="3656AA8E" w:rsidR="00DD2BFA" w:rsidRDefault="002B1CD8" w:rsidP="00710982">
      <w:pPr>
        <w:pStyle w:val="ListParagraph"/>
        <w:numPr>
          <w:ilvl w:val="0"/>
          <w:numId w:val="6"/>
        </w:numPr>
      </w:pPr>
      <w:r>
        <w:lastRenderedPageBreak/>
        <w:t xml:space="preserve">This guide assumes you want to carry out </w:t>
      </w:r>
      <w:proofErr w:type="spellStart"/>
      <w:r>
        <w:t>multiview</w:t>
      </w:r>
      <w:proofErr w:type="spellEnd"/>
      <w:r>
        <w:t xml:space="preserve"> deconvolution of </w:t>
      </w:r>
      <w:ins w:id="236" w:author="Dunsby, Christopher W" w:date="2023-06-13T13:07:00Z">
        <w:r w:rsidR="000F1E69">
          <w:t>the example</w:t>
        </w:r>
      </w:ins>
      <w:del w:id="237" w:author="Dunsby, Christopher W" w:date="2023-06-13T13:07:00Z">
        <w:r w:rsidDel="000F1E69">
          <w:delText>a</w:delText>
        </w:r>
      </w:del>
      <w:r>
        <w:t xml:space="preserve"> biological </w:t>
      </w:r>
      <w:ins w:id="238" w:author="Dunsby, Christopher W" w:date="2023-06-13T13:07:00Z">
        <w:r w:rsidR="00DF0C4A">
          <w:t xml:space="preserve">sample </w:t>
        </w:r>
      </w:ins>
      <w:del w:id="239" w:author="Dunsby, Christopher W" w:date="2023-06-13T13:07:00Z">
        <w:r w:rsidDel="00DF0C4A">
          <w:delText xml:space="preserve">sample </w:delText>
        </w:r>
      </w:del>
      <w:ins w:id="240" w:author="Dunsby, Christopher W" w:date="2023-06-13T13:07:00Z">
        <w:r w:rsidR="00DF0C4A">
          <w:t>data</w:t>
        </w:r>
        <w:r w:rsidR="00DF0C4A">
          <w:t xml:space="preserve"> </w:t>
        </w:r>
      </w:ins>
      <w:del w:id="241" w:author="Dunsby, Christopher W" w:date="2023-06-13T13:07:00Z">
        <w:r w:rsidDel="000F1E69">
          <w:delText>dataset</w:delText>
        </w:r>
      </w:del>
      <w:ins w:id="242" w:author="Dunsby, Christopher W" w:date="2023-06-13T13:07:00Z">
        <w:r w:rsidR="000F1E69">
          <w:t>provided</w:t>
        </w:r>
      </w:ins>
      <w:r w:rsidR="00F7528B">
        <w:t xml:space="preserve">: </w:t>
      </w:r>
      <w:r>
        <w:t xml:space="preserve">open the sample dataset from the demo </w:t>
      </w:r>
      <w:del w:id="243" w:author="Dunsby, Christopher W" w:date="2023-06-13T13:08:00Z">
        <w:r w:rsidR="00F7528B" w:rsidDel="008F4E69">
          <w:delText xml:space="preserve">and </w:delText>
        </w:r>
        <w:r w:rsidDel="008F4E69">
          <w:delText>that has already</w:delText>
        </w:r>
      </w:del>
      <w:ins w:id="244" w:author="Dunsby, Christopher W" w:date="2023-06-13T13:08:00Z">
        <w:r w:rsidR="008F4E69">
          <w:t>that was already</w:t>
        </w:r>
      </w:ins>
      <w:r>
        <w:t xml:space="preserve"> </w:t>
      </w:r>
      <w:del w:id="245" w:author="Dunsby, Christopher W" w:date="2023-06-13T13:08:00Z">
        <w:r w:rsidDel="008F4E69">
          <w:delText xml:space="preserve">been </w:delText>
        </w:r>
      </w:del>
      <w:r>
        <w:t>set</w:t>
      </w:r>
      <w:ins w:id="246" w:author="Dunsby, Christopher W" w:date="2023-06-13T13:08:00Z">
        <w:r w:rsidR="008F4E69">
          <w:t xml:space="preserve"> </w:t>
        </w:r>
      </w:ins>
      <w:r>
        <w:t xml:space="preserve">up </w:t>
      </w:r>
      <w:del w:id="247" w:author="Dunsby, Christopher W" w:date="2023-06-13T13:08:00Z">
        <w:r w:rsidDel="008F4E69">
          <w:delText>from following</w:delText>
        </w:r>
      </w:del>
      <w:ins w:id="248" w:author="Dunsby, Christopher W" w:date="2023-06-13T13:08:00Z">
        <w:r w:rsidR="008F4E69">
          <w:t xml:space="preserve">in </w:t>
        </w:r>
      </w:ins>
      <w:del w:id="249" w:author="Dunsby, Christopher W" w:date="2023-06-13T13:08:00Z">
        <w:r w:rsidDel="008F4E69">
          <w:delText xml:space="preserve"> </w:delText>
        </w:r>
      </w:del>
      <w:r>
        <w:t xml:space="preserve">the </w:t>
      </w:r>
      <w:del w:id="250" w:author="Dunsby, Christopher W" w:date="2023-06-13T13:08:00Z">
        <w:r w:rsidDel="008F4E69">
          <w:delText>previous guide ‘</w:delText>
        </w:r>
      </w:del>
      <w:proofErr w:type="spellStart"/>
      <w:r w:rsidRPr="000C0CBF">
        <w:t>Reslice_dOPM_data_ImageJ_MVR_plugin</w:t>
      </w:r>
      <w:proofErr w:type="spellEnd"/>
      <w:ins w:id="251" w:author="Dunsby, Christopher W" w:date="2023-06-13T13:08:00Z">
        <w:r w:rsidR="008F4E69">
          <w:t xml:space="preserve"> guide.</w:t>
        </w:r>
      </w:ins>
      <w:del w:id="252" w:author="Dunsby, Christopher W" w:date="2023-06-13T13:08:00Z">
        <w:r w:rsidRPr="000C0CBF" w:rsidDel="008F4E69">
          <w:delText>.docx</w:delText>
        </w:r>
        <w:r w:rsidDel="008F4E69">
          <w:delText>’</w:delText>
        </w:r>
      </w:del>
    </w:p>
    <w:p w14:paraId="5F1D99D1" w14:textId="38D4CBEC" w:rsidR="002B1CD8" w:rsidRDefault="002B1CD8" w:rsidP="002B1CD8">
      <w:pPr>
        <w:pStyle w:val="ListParagraph"/>
        <w:numPr>
          <w:ilvl w:val="0"/>
          <w:numId w:val="6"/>
        </w:numPr>
      </w:pPr>
      <w:del w:id="253" w:author="Dunsby, Christopher W" w:date="2023-06-13T13:08:00Z">
        <w:r w:rsidDel="00E76510">
          <w:delText xml:space="preserve">Looking </w:delText>
        </w:r>
      </w:del>
      <w:ins w:id="254" w:author="Dunsby, Christopher W" w:date="2023-06-13T13:08:00Z">
        <w:r w:rsidR="00E76510">
          <w:t>As shown in t</w:t>
        </w:r>
      </w:ins>
      <w:del w:id="255" w:author="Dunsby, Christopher W" w:date="2023-06-13T13:08:00Z">
        <w:r w:rsidDel="00E76510">
          <w:delText>at t</w:delText>
        </w:r>
      </w:del>
      <w:r>
        <w:t xml:space="preserve">he </w:t>
      </w:r>
      <w:proofErr w:type="gramStart"/>
      <w:r>
        <w:t>screen</w:t>
      </w:r>
      <w:proofErr w:type="gramEnd"/>
      <w:ins w:id="256" w:author="Dunsby, Christopher W" w:date="2023-06-13T13:14:00Z">
        <w:r w:rsidR="00994387">
          <w:t xml:space="preserve"> </w:t>
        </w:r>
      </w:ins>
      <w:r>
        <w:t xml:space="preserve">shot below, right click on the </w:t>
      </w:r>
      <w:proofErr w:type="spellStart"/>
      <w:r w:rsidR="00710982">
        <w:t>dOPM</w:t>
      </w:r>
      <w:proofErr w:type="spellEnd"/>
      <w:r>
        <w:t xml:space="preserve"> ‘view’ + ‘channel’ that you want to assign a point spread function to</w:t>
      </w:r>
      <w:r w:rsidR="00710982">
        <w:t xml:space="preserve"> and then ‘point spread functions &gt; assign &gt; advanced’. </w:t>
      </w:r>
    </w:p>
    <w:p w14:paraId="68EB6CBA" w14:textId="4B360B41" w:rsidR="00DD2BFA" w:rsidRDefault="00DD2BFA" w:rsidP="00A912A9">
      <w:pPr>
        <w:jc w:val="center"/>
      </w:pPr>
      <w:r>
        <w:rPr>
          <w:noProof/>
        </w:rPr>
        <w:drawing>
          <wp:inline distT="0" distB="0" distL="0" distR="0" wp14:anchorId="575EFE81" wp14:editId="24062955">
            <wp:extent cx="4328826" cy="44656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143" cy="449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A8C42" w14:textId="1F6D1385" w:rsidR="00DD2BFA" w:rsidRDefault="00710982" w:rsidP="00710982">
      <w:pPr>
        <w:pStyle w:val="ListParagraph"/>
        <w:numPr>
          <w:ilvl w:val="0"/>
          <w:numId w:val="7"/>
        </w:numPr>
      </w:pPr>
      <w:r>
        <w:t xml:space="preserve">Another </w:t>
      </w:r>
      <w:r w:rsidR="00F7528B">
        <w:t>dialog</w:t>
      </w:r>
      <w:r>
        <w:t xml:space="preserve"> box appears with multiple options in a drop-down list – choose ‘assign PSF to all selected </w:t>
      </w:r>
      <w:proofErr w:type="gramStart"/>
      <w:r>
        <w:t>views’</w:t>
      </w:r>
      <w:proofErr w:type="gramEnd"/>
      <w:r>
        <w:t>. Note</w:t>
      </w:r>
      <w:ins w:id="257" w:author="Dunsby, Christopher W" w:date="2023-06-13T13:09:00Z">
        <w:r w:rsidR="008E44BC">
          <w:t>:</w:t>
        </w:r>
      </w:ins>
      <w:r>
        <w:t xml:space="preserve"> </w:t>
      </w:r>
      <w:ins w:id="258" w:author="Dunsby, Christopher W" w:date="2023-06-13T13:15:00Z">
        <w:r w:rsidR="00F46910">
          <w:t>b</w:t>
        </w:r>
      </w:ins>
      <w:del w:id="259" w:author="Dunsby, Christopher W" w:date="2023-06-13T13:09:00Z">
        <w:r w:rsidDel="008E44BC">
          <w:delText>b</w:delText>
        </w:r>
      </w:del>
      <w:r>
        <w:t xml:space="preserve">ecause you only chose one </w:t>
      </w:r>
      <w:proofErr w:type="spellStart"/>
      <w:r>
        <w:t>dOPM</w:t>
      </w:r>
      <w:proofErr w:type="spellEnd"/>
      <w:r>
        <w:t xml:space="preserve"> ‘view’ + ‘channel’ you are only assigning one PSF to one particular ‘view’ + ‘channel’ combination </w:t>
      </w:r>
      <w:proofErr w:type="gramStart"/>
      <w:r>
        <w:t>i.e.</w:t>
      </w:r>
      <w:proofErr w:type="gramEnd"/>
      <w:r>
        <w:t xml:space="preserve"> ‘view 1 + channel 0’ and you will need to do this six times in total in this case because the sample data has six ‘view’ + ‘channel’ combinations.</w:t>
      </w:r>
    </w:p>
    <w:p w14:paraId="6419ED6A" w14:textId="3DB678A5" w:rsidR="00DD2BFA" w:rsidRDefault="00DD2BFA" w:rsidP="00864191">
      <w:pPr>
        <w:jc w:val="center"/>
      </w:pPr>
      <w:r>
        <w:rPr>
          <w:noProof/>
        </w:rPr>
        <w:drawing>
          <wp:inline distT="0" distB="0" distL="0" distR="0" wp14:anchorId="746674DC" wp14:editId="314AF705">
            <wp:extent cx="3848986" cy="11101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668" cy="111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F19BA" w14:textId="65D6FCF1" w:rsidR="00DD2BFA" w:rsidRDefault="00710982" w:rsidP="00710982">
      <w:pPr>
        <w:pStyle w:val="ListParagraph"/>
        <w:numPr>
          <w:ilvl w:val="0"/>
          <w:numId w:val="7"/>
        </w:numPr>
      </w:pPr>
      <w:r>
        <w:t>A new dialog box prompts you to select the PSF file</w:t>
      </w:r>
      <w:r w:rsidR="001E2BDE">
        <w:t xml:space="preserve">. Choose the matching PSF from the bead dataset folder you worked on </w:t>
      </w:r>
      <w:del w:id="260" w:author="Dunsby, Christopher W" w:date="2023-06-13T13:09:00Z">
        <w:r w:rsidR="001E2BDE" w:rsidDel="00E4515E">
          <w:delText xml:space="preserve">the </w:delText>
        </w:r>
      </w:del>
      <w:ins w:id="261" w:author="Dunsby, Christopher W" w:date="2023-06-13T13:09:00Z">
        <w:r w:rsidR="00E4515E">
          <w:t>in</w:t>
        </w:r>
        <w:r w:rsidR="00E4515E">
          <w:t xml:space="preserve"> </w:t>
        </w:r>
      </w:ins>
      <w:r w:rsidR="001E2BDE">
        <w:t xml:space="preserve">Steps 0-2 </w:t>
      </w:r>
      <w:del w:id="262" w:author="Dunsby, Christopher W" w:date="2023-06-13T13:09:00Z">
        <w:r w:rsidR="001E2BDE" w:rsidDel="00E4515E">
          <w:delText>in</w:delText>
        </w:r>
      </w:del>
      <w:ins w:id="263" w:author="Dunsby, Christopher W" w:date="2023-06-13T13:09:00Z">
        <w:r w:rsidR="00E4515E">
          <w:t>of</w:t>
        </w:r>
      </w:ins>
      <w:r w:rsidR="001E2BDE">
        <w:t xml:space="preserve"> this guide.</w:t>
      </w:r>
    </w:p>
    <w:p w14:paraId="13BD38D6" w14:textId="1F8A5905" w:rsidR="00D84E7E" w:rsidRDefault="001E2BDE" w:rsidP="00710982">
      <w:pPr>
        <w:pStyle w:val="ListParagraph"/>
        <w:numPr>
          <w:ilvl w:val="0"/>
          <w:numId w:val="7"/>
        </w:numPr>
      </w:pPr>
      <w:r>
        <w:t xml:space="preserve">Note the </w:t>
      </w:r>
      <w:proofErr w:type="spellStart"/>
      <w:r>
        <w:t>psf</w:t>
      </w:r>
      <w:proofErr w:type="spellEnd"/>
      <w:r>
        <w:t xml:space="preserve"> </w:t>
      </w:r>
      <w:del w:id="264" w:author="Dunsby, Christopher W" w:date="2023-06-13T13:09:00Z">
        <w:r w:rsidDel="00E4515E">
          <w:delText>s</w:delText>
        </w:r>
      </w:del>
      <w:r>
        <w:t xml:space="preserve">tiff stacks </w:t>
      </w:r>
      <w:del w:id="265" w:author="Dunsby, Christopher W" w:date="2023-06-13T13:09:00Z">
        <w:r w:rsidDel="00E4515E">
          <w:delText xml:space="preserve">as </w:delText>
        </w:r>
      </w:del>
      <w:r>
        <w:t xml:space="preserve">shown in the screenshot below for the bead dataset have automatically bean saved with a logical naming scheme that starts with t{i}_v{ii} and the numbers increment </w:t>
      </w:r>
      <w:r w:rsidR="00D84E7E">
        <w:t>according to</w:t>
      </w:r>
      <w:r>
        <w:t xml:space="preserve"> </w:t>
      </w:r>
      <w:r w:rsidR="00D84E7E">
        <w:t xml:space="preserve">the IDs per raw volume (a single view and channel in </w:t>
      </w:r>
      <w:proofErr w:type="spellStart"/>
      <w:r w:rsidR="00D84E7E">
        <w:t>dOPM</w:t>
      </w:r>
      <w:proofErr w:type="spellEnd"/>
      <w:r w:rsidR="00D84E7E">
        <w:t xml:space="preserve"> </w:t>
      </w:r>
      <w:r w:rsidR="00D84E7E">
        <w:lastRenderedPageBreak/>
        <w:t>case) assigned to the dimensions from left to right in the</w:t>
      </w:r>
      <w:r>
        <w:t xml:space="preserve"> ‘</w:t>
      </w:r>
      <w:proofErr w:type="spellStart"/>
      <w:r>
        <w:t>viewsetup</w:t>
      </w:r>
      <w:proofErr w:type="spellEnd"/>
      <w:r>
        <w:t xml:space="preserve"> explorer’ as shown in the screenshot below. </w:t>
      </w:r>
    </w:p>
    <w:p w14:paraId="0E5D0598" w14:textId="77777777" w:rsidR="00D84E7E" w:rsidRDefault="001E2BDE" w:rsidP="00710982">
      <w:pPr>
        <w:pStyle w:val="ListParagraph"/>
        <w:numPr>
          <w:ilvl w:val="0"/>
          <w:numId w:val="7"/>
        </w:numPr>
      </w:pPr>
      <w:r>
        <w:t xml:space="preserve">For instance, there is one time point, 3 channels, 2 angles and 1 tile for the bead data. This means the </w:t>
      </w:r>
      <w:proofErr w:type="spellStart"/>
      <w:r>
        <w:t>psf</w:t>
      </w:r>
      <w:proofErr w:type="spellEnd"/>
      <w:r>
        <w:t xml:space="preserve"> file names</w:t>
      </w:r>
      <w:r w:rsidR="00D84E7E">
        <w:t>:</w:t>
      </w:r>
    </w:p>
    <w:p w14:paraId="209B364A" w14:textId="4A918BC9" w:rsidR="001E2BDE" w:rsidRDefault="001E2BDE" w:rsidP="00D84E7E">
      <w:pPr>
        <w:pStyle w:val="ListParagraph"/>
        <w:numPr>
          <w:ilvl w:val="1"/>
          <w:numId w:val="7"/>
        </w:numPr>
      </w:pPr>
      <w:del w:id="266" w:author="Dunsby, Christopher W" w:date="2023-06-13T13:13:00Z">
        <w:r w:rsidDel="00085743">
          <w:delText xml:space="preserve"> </w:delText>
        </w:r>
      </w:del>
      <w:r w:rsidR="00D84E7E">
        <w:t>psf_</w:t>
      </w:r>
      <w:r>
        <w:t>t0_v0 map</w:t>
      </w:r>
      <w:r w:rsidR="00D84E7E">
        <w:t>s</w:t>
      </w:r>
      <w:r>
        <w:t xml:space="preserve"> to </w:t>
      </w:r>
      <w:r w:rsidR="00D84E7E">
        <w:t>time 0, view 0, illumination 0, channel 0, angle 0 and tile 0</w:t>
      </w:r>
    </w:p>
    <w:p w14:paraId="4CAC8100" w14:textId="14E06AB8" w:rsidR="00D84E7E" w:rsidRDefault="00D84E7E" w:rsidP="00D84E7E">
      <w:pPr>
        <w:pStyle w:val="ListParagraph"/>
        <w:numPr>
          <w:ilvl w:val="1"/>
          <w:numId w:val="7"/>
        </w:numPr>
      </w:pPr>
      <w:r>
        <w:t>psf_t0_v1 maps to time 0, view 0, illumination 0, channel 0, angle 1 and tile 0</w:t>
      </w:r>
    </w:p>
    <w:p w14:paraId="006ADE47" w14:textId="0EA2C7E5" w:rsidR="00D84E7E" w:rsidRDefault="00D84E7E" w:rsidP="00D84E7E">
      <w:pPr>
        <w:pStyle w:val="ListParagraph"/>
        <w:numPr>
          <w:ilvl w:val="1"/>
          <w:numId w:val="7"/>
        </w:numPr>
      </w:pPr>
      <w:r>
        <w:t>psf_t0_v2 maps to time 0, view 0, illumination 0, channel 1, angle 0 and tile 0</w:t>
      </w:r>
    </w:p>
    <w:p w14:paraId="1786BC13" w14:textId="51393F3A" w:rsidR="00D84E7E" w:rsidRDefault="00D84E7E" w:rsidP="00D84E7E">
      <w:pPr>
        <w:pStyle w:val="ListParagraph"/>
        <w:numPr>
          <w:ilvl w:val="1"/>
          <w:numId w:val="7"/>
        </w:numPr>
      </w:pPr>
      <w:r>
        <w:t>psf_t0_v3 maps to time 0, view 0, illumination 0, channel 1, angle 1 and tile 0</w:t>
      </w:r>
    </w:p>
    <w:p w14:paraId="32444F2B" w14:textId="65854AFC" w:rsidR="00D84E7E" w:rsidRDefault="00D84E7E" w:rsidP="00D84E7E">
      <w:pPr>
        <w:pStyle w:val="ListParagraph"/>
        <w:numPr>
          <w:ilvl w:val="1"/>
          <w:numId w:val="7"/>
        </w:numPr>
      </w:pPr>
      <w:r>
        <w:t>psf_t0_v4 maps to time 0, view 0, illumination 0, channel 2, angle 0 and tile 0</w:t>
      </w:r>
    </w:p>
    <w:p w14:paraId="15DB422F" w14:textId="6F109BE3" w:rsidR="00D84E7E" w:rsidRDefault="00D84E7E" w:rsidP="00D84E7E">
      <w:pPr>
        <w:pStyle w:val="ListParagraph"/>
        <w:numPr>
          <w:ilvl w:val="1"/>
          <w:numId w:val="7"/>
        </w:numPr>
      </w:pPr>
      <w:r>
        <w:t>psf_t0_v5 maps to time 0, view 0, illumination 0, channel 2, angle 1 and tile 0</w:t>
      </w:r>
    </w:p>
    <w:p w14:paraId="49A960B5" w14:textId="22B830E6" w:rsidR="00DD2BFA" w:rsidRDefault="00D84E7E" w:rsidP="00D84E7E">
      <w:pPr>
        <w:jc w:val="center"/>
      </w:pPr>
      <w:r>
        <w:rPr>
          <w:noProof/>
        </w:rPr>
        <w:drawing>
          <wp:inline distT="0" distB="0" distL="0" distR="0" wp14:anchorId="3FF0BE28" wp14:editId="3E942CCB">
            <wp:extent cx="4477109" cy="5847772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955" cy="586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084EB" w14:textId="7DBA0BDE" w:rsidR="00DD2BFA" w:rsidRDefault="00DD2BFA" w:rsidP="00FE64CF"/>
    <w:p w14:paraId="65663131" w14:textId="1C7A1439" w:rsidR="008E0EB9" w:rsidRDefault="008E0EB9" w:rsidP="00FE64CF"/>
    <w:p w14:paraId="7A858F32" w14:textId="70D378DC" w:rsidR="008E0EB9" w:rsidRDefault="008E0EB9" w:rsidP="00FE64CF"/>
    <w:p w14:paraId="1B9D1318" w14:textId="4593B872" w:rsidR="008E0EB9" w:rsidRDefault="008E0EB9" w:rsidP="008E0EB9">
      <w:pPr>
        <w:pStyle w:val="Heading1"/>
      </w:pPr>
      <w:bookmarkStart w:id="267" w:name="_Toc137506588"/>
      <w:r>
        <w:lastRenderedPageBreak/>
        <w:t xml:space="preserve">Step – 4 </w:t>
      </w:r>
      <w:ins w:id="268" w:author="Dunsby, Christopher W" w:date="2023-06-13T13:13:00Z">
        <w:r w:rsidR="00085743">
          <w:t>R</w:t>
        </w:r>
      </w:ins>
      <w:del w:id="269" w:author="Dunsby, Christopher W" w:date="2023-06-13T13:13:00Z">
        <w:r w:rsidDel="00085743">
          <w:delText>r</w:delText>
        </w:r>
      </w:del>
      <w:r>
        <w:t>un multi-view deconvolution with default settings</w:t>
      </w:r>
      <w:bookmarkEnd w:id="267"/>
    </w:p>
    <w:p w14:paraId="5E2657D5" w14:textId="2CE8887C" w:rsidR="00CE72F6" w:rsidRDefault="00CE72F6" w:rsidP="00CE72F6">
      <w:pPr>
        <w:pStyle w:val="ListParagraph"/>
        <w:numPr>
          <w:ilvl w:val="0"/>
          <w:numId w:val="8"/>
        </w:numPr>
      </w:pPr>
      <w:r>
        <w:t xml:space="preserve">Now </w:t>
      </w:r>
      <w:ins w:id="270" w:author="Dunsby, Christopher W" w:date="2023-06-13T13:14:00Z">
        <w:r w:rsidR="003A0639">
          <w:t xml:space="preserve">that </w:t>
        </w:r>
      </w:ins>
      <w:r>
        <w:t xml:space="preserve">each PSF is assigned to each view + channel in the sample dataset you can do </w:t>
      </w:r>
      <w:proofErr w:type="spellStart"/>
      <w:r>
        <w:t>multiview</w:t>
      </w:r>
      <w:proofErr w:type="spellEnd"/>
      <w:r>
        <w:t xml:space="preserve"> deconvolution.</w:t>
      </w:r>
      <w:del w:id="271" w:author="Dunsby, Christopher W" w:date="2023-06-13T13:14:00Z">
        <w:r w:rsidDel="003A0639">
          <w:delText xml:space="preserve"> Without assigning PSFs from the bead dataset the MVR plugin would not allow you to do multiview deconvolution.</w:delText>
        </w:r>
      </w:del>
    </w:p>
    <w:p w14:paraId="348E0100" w14:textId="28101C0B" w:rsidR="00CE72F6" w:rsidRDefault="00CE72F6" w:rsidP="00CE72F6">
      <w:pPr>
        <w:pStyle w:val="ListParagraph"/>
        <w:numPr>
          <w:ilvl w:val="0"/>
          <w:numId w:val="8"/>
        </w:numPr>
      </w:pPr>
      <w:r>
        <w:t>Right click on the explorer and click on ‘(</w:t>
      </w:r>
      <w:proofErr w:type="spellStart"/>
      <w:r>
        <w:t>Multi</w:t>
      </w:r>
      <w:ins w:id="272" w:author="Dunsby, Christopher W" w:date="2023-06-13T13:15:00Z">
        <w:r w:rsidR="003A0639">
          <w:t>V</w:t>
        </w:r>
      </w:ins>
      <w:del w:id="273" w:author="Dunsby, Christopher W" w:date="2023-06-13T13:15:00Z">
        <w:r w:rsidDel="003A0639">
          <w:delText>v</w:delText>
        </w:r>
      </w:del>
      <w:r>
        <w:t>iew</w:t>
      </w:r>
      <w:proofErr w:type="spellEnd"/>
      <w:r>
        <w:t>) Deconvolution.</w:t>
      </w:r>
      <w:ins w:id="274" w:author="Dunsby, Christopher W" w:date="2023-06-13T13:15:00Z">
        <w:r w:rsidR="003A0639">
          <w:t>.</w:t>
        </w:r>
      </w:ins>
      <w:r>
        <w:t>.’</w:t>
      </w:r>
    </w:p>
    <w:p w14:paraId="427D7A23" w14:textId="69DE25DE" w:rsidR="00DD2BFA" w:rsidRDefault="00DD2BFA" w:rsidP="00CE72F6">
      <w:pPr>
        <w:jc w:val="center"/>
      </w:pPr>
      <w:r>
        <w:rPr>
          <w:noProof/>
        </w:rPr>
        <w:drawing>
          <wp:inline distT="0" distB="0" distL="0" distR="0" wp14:anchorId="69A7089D" wp14:editId="7FE92111">
            <wp:extent cx="5107668" cy="573656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952" cy="577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563B6" w14:textId="244B7340" w:rsidR="00DD2BFA" w:rsidRDefault="00CE72F6" w:rsidP="00CE72F6">
      <w:pPr>
        <w:pStyle w:val="ListParagraph"/>
        <w:numPr>
          <w:ilvl w:val="0"/>
          <w:numId w:val="9"/>
        </w:numPr>
      </w:pPr>
      <w:r>
        <w:t>Leave all default settings as indicated in the screenshot below.</w:t>
      </w:r>
    </w:p>
    <w:p w14:paraId="48C4BA2F" w14:textId="6FA19B68" w:rsidR="00CE72F6" w:rsidRDefault="00CE72F6" w:rsidP="00CE72F6">
      <w:pPr>
        <w:pStyle w:val="ListParagraph"/>
        <w:numPr>
          <w:ilvl w:val="0"/>
          <w:numId w:val="9"/>
        </w:numPr>
      </w:pPr>
      <w:r>
        <w:t>Note</w:t>
      </w:r>
      <w:r w:rsidR="00F7528B">
        <w:t>:</w:t>
      </w:r>
      <w:r>
        <w:t xml:space="preserve"> if you do this on a cropped volume the processing time can be reduced by orders of magnitude</w:t>
      </w:r>
      <w:ins w:id="275" w:author="Dunsby, Christopher W" w:date="2023-06-13T13:15:00Z">
        <w:r w:rsidR="00012580">
          <w:t>,</w:t>
        </w:r>
      </w:ins>
      <w:r>
        <w:t xml:space="preserve"> which is important as </w:t>
      </w:r>
      <w:del w:id="276" w:author="Dunsby, Christopher W" w:date="2023-06-13T13:16:00Z">
        <w:r w:rsidDel="00F46910">
          <w:delText xml:space="preserve">Multiview </w:delText>
        </w:r>
      </w:del>
      <w:proofErr w:type="spellStart"/>
      <w:ins w:id="277" w:author="Dunsby, Christopher W" w:date="2023-06-13T13:16:00Z">
        <w:r w:rsidR="00F46910">
          <w:t>m</w:t>
        </w:r>
        <w:r w:rsidR="00F46910">
          <w:t>ultiview</w:t>
        </w:r>
        <w:proofErr w:type="spellEnd"/>
        <w:r w:rsidR="00F46910">
          <w:t xml:space="preserve"> </w:t>
        </w:r>
      </w:ins>
      <w:r w:rsidR="00F7528B">
        <w:t>deconvolution</w:t>
      </w:r>
      <w:r>
        <w:t xml:space="preserve"> is computationally expensive and typically takes minutes to hours depending on volume size. For this guide we recommend using a bounding box of around 200x200x200 </w:t>
      </w:r>
      <w:ins w:id="278" w:author="Dunsby, Christopher W" w:date="2023-06-13T13:16:00Z">
        <w:r w:rsidR="004B1258">
          <w:t xml:space="preserve">voxels </w:t>
        </w:r>
      </w:ins>
      <w:del w:id="279" w:author="Dunsby, Christopher W" w:date="2023-06-13T13:16:00Z">
        <w:r w:rsidDel="004B1258">
          <w:delText>to practice using the routines</w:delText>
        </w:r>
      </w:del>
      <w:ins w:id="280" w:author="Dunsby, Christopher W" w:date="2023-06-13T13:16:00Z">
        <w:r w:rsidR="004B1258">
          <w:t>for familiarisation with the process</w:t>
        </w:r>
      </w:ins>
      <w:r>
        <w:t xml:space="preserve">. </w:t>
      </w:r>
    </w:p>
    <w:p w14:paraId="0A831393" w14:textId="30EA1339" w:rsidR="008E0EB9" w:rsidRDefault="008E0EB9" w:rsidP="00CE72F6">
      <w:pPr>
        <w:pStyle w:val="ListParagraph"/>
        <w:numPr>
          <w:ilvl w:val="0"/>
          <w:numId w:val="9"/>
        </w:numPr>
      </w:pPr>
      <w:r>
        <w:t xml:space="preserve">See </w:t>
      </w:r>
      <w:ins w:id="281" w:author="Dunsby, Christopher W" w:date="2023-06-13T13:16:00Z">
        <w:r w:rsidR="004B1258">
          <w:t xml:space="preserve">the </w:t>
        </w:r>
      </w:ins>
      <w:del w:id="282" w:author="Dunsby, Christopher W" w:date="2023-06-13T13:16:00Z">
        <w:r w:rsidDel="004B1258">
          <w:delText>‘</w:delText>
        </w:r>
      </w:del>
      <w:proofErr w:type="spellStart"/>
      <w:r w:rsidRPr="000C0CBF">
        <w:t>Reslice_dOPM_data_ImageJ_MVR_plugi</w:t>
      </w:r>
      <w:ins w:id="283" w:author="Dunsby, Christopher W" w:date="2023-06-13T13:16:00Z">
        <w:r w:rsidR="004B1258">
          <w:t>n</w:t>
        </w:r>
        <w:proofErr w:type="spellEnd"/>
        <w:r w:rsidR="004B1258">
          <w:t xml:space="preserve"> guide</w:t>
        </w:r>
      </w:ins>
      <w:del w:id="284" w:author="Dunsby, Christopher W" w:date="2023-06-13T13:16:00Z">
        <w:r w:rsidRPr="000C0CBF" w:rsidDel="004B1258">
          <w:delText>n.docx</w:delText>
        </w:r>
        <w:r w:rsidDel="004B1258">
          <w:delText>’</w:delText>
        </w:r>
      </w:del>
      <w:r>
        <w:t xml:space="preserve"> for instructions on using bounding boxes to crop the extract processed data to smaller volume to save computing time and memory requirements (RAM and disk storage space).</w:t>
      </w:r>
    </w:p>
    <w:p w14:paraId="7D170ADD" w14:textId="16DF90BE" w:rsidR="008E0EB9" w:rsidRDefault="008E0EB9" w:rsidP="00CE72F6">
      <w:pPr>
        <w:pStyle w:val="ListParagraph"/>
        <w:numPr>
          <w:ilvl w:val="0"/>
          <w:numId w:val="9"/>
        </w:numPr>
      </w:pPr>
      <w:r>
        <w:t>Finally ensure ‘save as compressed tiff stacks is selected’ and then click OK</w:t>
      </w:r>
      <w:ins w:id="285" w:author="Dunsby, Christopher W" w:date="2023-06-13T13:16:00Z">
        <w:r w:rsidR="00A76237">
          <w:t>.</w:t>
        </w:r>
      </w:ins>
    </w:p>
    <w:p w14:paraId="20D62BD8" w14:textId="6D73593D" w:rsidR="008E0EB9" w:rsidRDefault="00DD2BFA" w:rsidP="008E0EB9">
      <w:pPr>
        <w:jc w:val="center"/>
      </w:pPr>
      <w:r>
        <w:rPr>
          <w:noProof/>
        </w:rPr>
        <w:lastRenderedPageBreak/>
        <w:drawing>
          <wp:inline distT="0" distB="0" distL="0" distR="0" wp14:anchorId="0884D979" wp14:editId="286C1C98">
            <wp:extent cx="3752490" cy="5134987"/>
            <wp:effectExtent l="0" t="0" r="63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634" cy="515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5F612" w14:textId="1D26999E" w:rsidR="008E0EB9" w:rsidRDefault="008E0EB9" w:rsidP="008E0EB9">
      <w:pPr>
        <w:pStyle w:val="ListParagraph"/>
        <w:numPr>
          <w:ilvl w:val="0"/>
          <w:numId w:val="10"/>
        </w:numPr>
      </w:pPr>
      <w:r>
        <w:t>Make a new subdirectory within the dataset folder for deconvolved data and consider having a file</w:t>
      </w:r>
      <w:ins w:id="286" w:author="Dunsby, Christopher W" w:date="2023-06-13T13:17:00Z">
        <w:r w:rsidR="00C24F3A">
          <w:t>name addition (</w:t>
        </w:r>
      </w:ins>
      <w:del w:id="287" w:author="Dunsby, Christopher W" w:date="2023-06-13T13:17:00Z">
        <w:r w:rsidDel="00C24F3A">
          <w:delText xml:space="preserve"> </w:delText>
        </w:r>
      </w:del>
      <w:r>
        <w:t>prefix</w:t>
      </w:r>
      <w:ins w:id="288" w:author="Dunsby, Christopher W" w:date="2023-06-13T13:17:00Z">
        <w:r w:rsidR="00C24F3A">
          <w:t>)</w:t>
        </w:r>
      </w:ins>
      <w:r>
        <w:t xml:space="preserve"> as shown in screenshot below.</w:t>
      </w:r>
    </w:p>
    <w:p w14:paraId="53ACA6A7" w14:textId="7E3A9B5B" w:rsidR="00DD2BFA" w:rsidRDefault="00DD2BFA" w:rsidP="008E0EB9">
      <w:pPr>
        <w:jc w:val="center"/>
      </w:pPr>
      <w:r>
        <w:rPr>
          <w:noProof/>
        </w:rPr>
        <w:drawing>
          <wp:inline distT="0" distB="0" distL="0" distR="0" wp14:anchorId="7774B90A" wp14:editId="4D098583">
            <wp:extent cx="4401913" cy="310550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845" cy="311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76FD" w14:textId="1647F751" w:rsidR="00DD2BFA" w:rsidRDefault="008E0EB9" w:rsidP="00FE64CF">
      <w:pPr>
        <w:pStyle w:val="ListParagraph"/>
        <w:numPr>
          <w:ilvl w:val="0"/>
          <w:numId w:val="10"/>
        </w:numPr>
        <w:jc w:val="both"/>
      </w:pPr>
      <w:r>
        <w:lastRenderedPageBreak/>
        <w:t xml:space="preserve">Click save and monitor progress of deconvolution from the </w:t>
      </w:r>
      <w:ins w:id="289" w:author="Dunsby, Christopher W" w:date="2023-06-13T13:17:00Z">
        <w:r w:rsidR="00C24F3A">
          <w:t>L</w:t>
        </w:r>
      </w:ins>
      <w:del w:id="290" w:author="Dunsby, Christopher W" w:date="2023-06-13T13:17:00Z">
        <w:r w:rsidDel="00C24F3A">
          <w:delText>l</w:delText>
        </w:r>
      </w:del>
      <w:r>
        <w:t>og window</w:t>
      </w:r>
      <w:ins w:id="291" w:author="Dunsby, Christopher W" w:date="2023-06-13T13:17:00Z">
        <w:r w:rsidR="00C24F3A">
          <w:t>.</w:t>
        </w:r>
      </w:ins>
    </w:p>
    <w:p w14:paraId="07473599" w14:textId="030FB2E1" w:rsidR="008E0EB9" w:rsidRDefault="00DD2BFA" w:rsidP="008E0EB9">
      <w:pPr>
        <w:jc w:val="center"/>
      </w:pPr>
      <w:r>
        <w:rPr>
          <w:noProof/>
        </w:rPr>
        <w:drawing>
          <wp:inline distT="0" distB="0" distL="0" distR="0" wp14:anchorId="0550DBD6" wp14:editId="2ABBD60E">
            <wp:extent cx="2656786" cy="370073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617" cy="370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FBF3B" w14:textId="282BE822" w:rsidR="008E0EB9" w:rsidRDefault="008E0EB9" w:rsidP="008E0EB9">
      <w:pPr>
        <w:pStyle w:val="ListParagraph"/>
        <w:numPr>
          <w:ilvl w:val="0"/>
          <w:numId w:val="10"/>
        </w:numPr>
      </w:pPr>
      <w:r>
        <w:t>Once deconvolution is complete go to the defined save path in the previous step and you should find deconvolved z-stacks of the data</w:t>
      </w:r>
      <w:ins w:id="292" w:author="Dunsby, Christopher W" w:date="2023-06-13T13:17:00Z">
        <w:r w:rsidR="00C24F3A">
          <w:t xml:space="preserve">. These can </w:t>
        </w:r>
      </w:ins>
      <w:del w:id="293" w:author="Dunsby, Christopher W" w:date="2023-06-13T13:17:00Z">
        <w:r w:rsidDel="00C24F3A">
          <w:delText xml:space="preserve"> and </w:delText>
        </w:r>
      </w:del>
      <w:ins w:id="294" w:author="Dunsby, Christopher W" w:date="2023-06-13T13:17:00Z">
        <w:r w:rsidR="00C24F3A">
          <w:t xml:space="preserve">be </w:t>
        </w:r>
      </w:ins>
      <w:r>
        <w:t>explore</w:t>
      </w:r>
      <w:ins w:id="295" w:author="Dunsby, Christopher W" w:date="2023-06-13T13:17:00Z">
        <w:r w:rsidR="00C24F3A">
          <w:t>d</w:t>
        </w:r>
      </w:ins>
      <w:r>
        <w:t xml:space="preserve"> </w:t>
      </w:r>
      <w:del w:id="296" w:author="Dunsby, Christopher W" w:date="2023-06-13T13:17:00Z">
        <w:r w:rsidDel="00C24F3A">
          <w:delText xml:space="preserve">them </w:delText>
        </w:r>
      </w:del>
      <w:r>
        <w:t xml:space="preserve">in ImageJ or any other tool for 3D </w:t>
      </w:r>
      <w:del w:id="297" w:author="Dunsby, Christopher W" w:date="2023-06-13T13:17:00Z">
        <w:r w:rsidDel="00C24F3A">
          <w:delText>processing</w:delText>
        </w:r>
      </w:del>
      <w:ins w:id="298" w:author="Dunsby, Christopher W" w:date="2023-06-13T13:17:00Z">
        <w:r w:rsidR="00C24F3A">
          <w:t>visualisation</w:t>
        </w:r>
      </w:ins>
      <w:r>
        <w:t>. In the example below</w:t>
      </w:r>
      <w:ins w:id="299" w:author="Dunsby, Christopher W" w:date="2023-06-13T13:18:00Z">
        <w:r w:rsidR="00C24F3A">
          <w:t>,</w:t>
        </w:r>
      </w:ins>
      <w:r>
        <w:t xml:space="preserve"> a small bounding box was used to define a cropped volume to speed up the deconvolution for this demonstration.</w:t>
      </w:r>
    </w:p>
    <w:p w14:paraId="5A9F1F1F" w14:textId="5CBFC900" w:rsidR="00DD2BFA" w:rsidDel="00C24F3A" w:rsidRDefault="00DD2BFA" w:rsidP="008E0EB9">
      <w:pPr>
        <w:jc w:val="center"/>
        <w:rPr>
          <w:del w:id="300" w:author="Dunsby, Christopher W" w:date="2023-06-13T13:18:00Z"/>
        </w:rPr>
      </w:pPr>
      <w:r>
        <w:rPr>
          <w:noProof/>
        </w:rPr>
        <w:drawing>
          <wp:inline distT="0" distB="0" distL="0" distR="0" wp14:anchorId="3AD57AA0" wp14:editId="5138412B">
            <wp:extent cx="3536830" cy="3560329"/>
            <wp:effectExtent l="0" t="0" r="698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891" cy="356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2A92" w14:textId="2D2F20A9" w:rsidR="00DD2BFA" w:rsidRDefault="00DD2BFA" w:rsidP="00C24F3A">
      <w:pPr>
        <w:jc w:val="center"/>
        <w:pPrChange w:id="301" w:author="Dunsby, Christopher W" w:date="2023-06-13T13:18:00Z">
          <w:pPr/>
        </w:pPrChange>
      </w:pPr>
    </w:p>
    <w:p w14:paraId="0404CF90" w14:textId="77777777" w:rsidR="00DD2BFA" w:rsidRPr="00FE64CF" w:rsidRDefault="00DD2BFA" w:rsidP="00FE64CF"/>
    <w:sectPr w:rsidR="00DD2BFA" w:rsidRPr="00FE64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0" w:author="Dunsby, Christopher W" w:date="2023-06-13T12:02:00Z" w:initials="DCW">
    <w:p w14:paraId="4BC04F00" w14:textId="76A87DDD" w:rsidR="00812504" w:rsidRDefault="00812504">
      <w:pPr>
        <w:pStyle w:val="CommentText"/>
      </w:pPr>
      <w:r>
        <w:rPr>
          <w:rStyle w:val="CommentReference"/>
        </w:rPr>
        <w:annotationRef/>
      </w:r>
      <w:r>
        <w:t>Please check I’ve not changed intended meaning.</w:t>
      </w:r>
    </w:p>
  </w:comment>
  <w:comment w:id="78" w:author="Dunsby, Christopher W" w:date="2023-06-13T12:06:00Z" w:initials="DCW">
    <w:p w14:paraId="1037D4A9" w14:textId="139C766A" w:rsidR="00090E5A" w:rsidRDefault="00090E5A">
      <w:pPr>
        <w:pStyle w:val="CommentText"/>
      </w:pPr>
      <w:r>
        <w:rPr>
          <w:rStyle w:val="CommentReference"/>
        </w:rPr>
        <w:annotationRef/>
      </w:r>
      <w:r>
        <w:t>Please check.</w:t>
      </w:r>
    </w:p>
  </w:comment>
  <w:comment w:id="81" w:author="Dunsby, Christopher W" w:date="2023-06-13T12:02:00Z" w:initials="DCW">
    <w:p w14:paraId="3AF10213" w14:textId="16D54FDA" w:rsidR="00812504" w:rsidRDefault="00812504">
      <w:pPr>
        <w:pStyle w:val="CommentText"/>
      </w:pPr>
      <w:r>
        <w:rPr>
          <w:rStyle w:val="CommentReference"/>
        </w:rPr>
        <w:annotationRef/>
      </w:r>
      <w:r>
        <w:t xml:space="preserve">I think you are referring to the sample data folder shown in the figure </w:t>
      </w:r>
      <w:proofErr w:type="gramStart"/>
      <w:r>
        <w:t>here?</w:t>
      </w:r>
      <w:proofErr w:type="gramEnd"/>
    </w:p>
  </w:comment>
  <w:comment w:id="87" w:author="Dunsby, Christopher W" w:date="2023-06-13T12:03:00Z" w:initials="DCW">
    <w:p w14:paraId="2B2B8DBB" w14:textId="1B5A1C0D" w:rsidR="00450183" w:rsidRDefault="00450183">
      <w:pPr>
        <w:pStyle w:val="CommentText"/>
      </w:pPr>
      <w:r>
        <w:rPr>
          <w:rStyle w:val="CommentReference"/>
        </w:rPr>
        <w:annotationRef/>
      </w:r>
      <w:r>
        <w:t xml:space="preserve">I think you have given plenty of other links to other references already. I wasn’t clear here what these links were providing information on (folder structure, </w:t>
      </w:r>
      <w:proofErr w:type="spellStart"/>
      <w:r>
        <w:t>Bigdataviewer</w:t>
      </w:r>
      <w:proofErr w:type="spellEnd"/>
      <w:r>
        <w:t xml:space="preserve"> or MVR plugin).</w:t>
      </w:r>
    </w:p>
  </w:comment>
  <w:comment w:id="103" w:author="Dunsby, Christopher W" w:date="2023-06-13T12:08:00Z" w:initials="DCW">
    <w:p w14:paraId="373A98C8" w14:textId="285D8658" w:rsidR="00BC5741" w:rsidRDefault="00BC5741">
      <w:pPr>
        <w:pStyle w:val="CommentText"/>
      </w:pPr>
      <w:r>
        <w:rPr>
          <w:rStyle w:val="CommentReference"/>
        </w:rPr>
        <w:annotationRef/>
      </w:r>
      <w:r>
        <w:t>Please check.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BC04F00" w15:done="0"/>
  <w15:commentEx w15:paraId="1037D4A9" w15:done="0"/>
  <w15:commentEx w15:paraId="3AF10213" w15:done="0"/>
  <w15:commentEx w15:paraId="2B2B8DBB" w15:done="0"/>
  <w15:commentEx w15:paraId="373A98C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32D956" w16cex:dateUtc="2023-06-13T11:02:00Z"/>
  <w16cex:commentExtensible w16cex:durableId="2832DA34" w16cex:dateUtc="2023-06-13T11:06:00Z"/>
  <w16cex:commentExtensible w16cex:durableId="2832D93E" w16cex:dateUtc="2023-06-13T11:02:00Z"/>
  <w16cex:commentExtensible w16cex:durableId="2832D990" w16cex:dateUtc="2023-06-13T11:03:00Z"/>
  <w16cex:commentExtensible w16cex:durableId="2832DAAB" w16cex:dateUtc="2023-06-13T11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BC04F00" w16cid:durableId="2832D956"/>
  <w16cid:commentId w16cid:paraId="1037D4A9" w16cid:durableId="2832DA34"/>
  <w16cid:commentId w16cid:paraId="3AF10213" w16cid:durableId="2832D93E"/>
  <w16cid:commentId w16cid:paraId="2B2B8DBB" w16cid:durableId="2832D990"/>
  <w16cid:commentId w16cid:paraId="373A98C8" w16cid:durableId="2832DAA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44566"/>
    <w:multiLevelType w:val="hybridMultilevel"/>
    <w:tmpl w:val="51BC10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E5513"/>
    <w:multiLevelType w:val="hybridMultilevel"/>
    <w:tmpl w:val="F2D099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EB49D8"/>
    <w:multiLevelType w:val="hybridMultilevel"/>
    <w:tmpl w:val="1876E4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347E03"/>
    <w:multiLevelType w:val="hybridMultilevel"/>
    <w:tmpl w:val="2DC2EA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CD1C75"/>
    <w:multiLevelType w:val="hybridMultilevel"/>
    <w:tmpl w:val="CFAED3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2C01AF"/>
    <w:multiLevelType w:val="hybridMultilevel"/>
    <w:tmpl w:val="6BB0B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06218C"/>
    <w:multiLevelType w:val="hybridMultilevel"/>
    <w:tmpl w:val="63CCFB9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3086B83"/>
    <w:multiLevelType w:val="hybridMultilevel"/>
    <w:tmpl w:val="7D7094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AB2FD4"/>
    <w:multiLevelType w:val="hybridMultilevel"/>
    <w:tmpl w:val="230CF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657CBB"/>
    <w:multiLevelType w:val="hybridMultilevel"/>
    <w:tmpl w:val="9C6C4EC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25810162">
    <w:abstractNumId w:val="7"/>
  </w:num>
  <w:num w:numId="2" w16cid:durableId="356395044">
    <w:abstractNumId w:val="2"/>
  </w:num>
  <w:num w:numId="3" w16cid:durableId="1712459238">
    <w:abstractNumId w:val="3"/>
  </w:num>
  <w:num w:numId="4" w16cid:durableId="1546408509">
    <w:abstractNumId w:val="5"/>
  </w:num>
  <w:num w:numId="5" w16cid:durableId="654378454">
    <w:abstractNumId w:val="8"/>
  </w:num>
  <w:num w:numId="6" w16cid:durableId="889146920">
    <w:abstractNumId w:val="6"/>
  </w:num>
  <w:num w:numId="7" w16cid:durableId="1235165711">
    <w:abstractNumId w:val="9"/>
  </w:num>
  <w:num w:numId="8" w16cid:durableId="1177887029">
    <w:abstractNumId w:val="0"/>
  </w:num>
  <w:num w:numId="9" w16cid:durableId="373849049">
    <w:abstractNumId w:val="1"/>
  </w:num>
  <w:num w:numId="10" w16cid:durableId="44296502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unsby, Christopher W">
    <w15:presenceInfo w15:providerId="AD" w15:userId="S::cwd@ic.ac.uk::7d230c85-f939-436d-a3a6-37621e78bc9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4B1"/>
    <w:rsid w:val="00010CF1"/>
    <w:rsid w:val="00012580"/>
    <w:rsid w:val="0004526E"/>
    <w:rsid w:val="00085743"/>
    <w:rsid w:val="00090E5A"/>
    <w:rsid w:val="000C0CBF"/>
    <w:rsid w:val="000E6197"/>
    <w:rsid w:val="000E6C21"/>
    <w:rsid w:val="000F1E69"/>
    <w:rsid w:val="00125716"/>
    <w:rsid w:val="001569BE"/>
    <w:rsid w:val="00192E02"/>
    <w:rsid w:val="001C2273"/>
    <w:rsid w:val="001E2BDE"/>
    <w:rsid w:val="002B1CD8"/>
    <w:rsid w:val="002D44AD"/>
    <w:rsid w:val="003168B6"/>
    <w:rsid w:val="00393A5E"/>
    <w:rsid w:val="003A0639"/>
    <w:rsid w:val="003E5247"/>
    <w:rsid w:val="00421888"/>
    <w:rsid w:val="004453A9"/>
    <w:rsid w:val="00450183"/>
    <w:rsid w:val="004B1258"/>
    <w:rsid w:val="004C64E3"/>
    <w:rsid w:val="00525B7A"/>
    <w:rsid w:val="005360C6"/>
    <w:rsid w:val="005E3417"/>
    <w:rsid w:val="006B78F1"/>
    <w:rsid w:val="006D3990"/>
    <w:rsid w:val="006F070F"/>
    <w:rsid w:val="00710982"/>
    <w:rsid w:val="007266D2"/>
    <w:rsid w:val="007277ED"/>
    <w:rsid w:val="00755560"/>
    <w:rsid w:val="007C7A0A"/>
    <w:rsid w:val="00812504"/>
    <w:rsid w:val="00864191"/>
    <w:rsid w:val="00874B17"/>
    <w:rsid w:val="008A0804"/>
    <w:rsid w:val="008A3F9A"/>
    <w:rsid w:val="008E0EB9"/>
    <w:rsid w:val="008E44BC"/>
    <w:rsid w:val="008F4E69"/>
    <w:rsid w:val="00954554"/>
    <w:rsid w:val="00994387"/>
    <w:rsid w:val="009B253A"/>
    <w:rsid w:val="00A53510"/>
    <w:rsid w:val="00A76237"/>
    <w:rsid w:val="00A912A9"/>
    <w:rsid w:val="00B02ECE"/>
    <w:rsid w:val="00B23D40"/>
    <w:rsid w:val="00B92C4E"/>
    <w:rsid w:val="00BA64B1"/>
    <w:rsid w:val="00BC292F"/>
    <w:rsid w:val="00BC55A0"/>
    <w:rsid w:val="00BC5741"/>
    <w:rsid w:val="00BF25B2"/>
    <w:rsid w:val="00C24F3A"/>
    <w:rsid w:val="00C42709"/>
    <w:rsid w:val="00C652A3"/>
    <w:rsid w:val="00CA7286"/>
    <w:rsid w:val="00CB7C70"/>
    <w:rsid w:val="00CD4D48"/>
    <w:rsid w:val="00CE62DC"/>
    <w:rsid w:val="00CE72F6"/>
    <w:rsid w:val="00D84E7E"/>
    <w:rsid w:val="00DA6611"/>
    <w:rsid w:val="00DD2BFA"/>
    <w:rsid w:val="00DE418C"/>
    <w:rsid w:val="00DF0C4A"/>
    <w:rsid w:val="00DF70D1"/>
    <w:rsid w:val="00E25A20"/>
    <w:rsid w:val="00E4515E"/>
    <w:rsid w:val="00E76510"/>
    <w:rsid w:val="00EC095A"/>
    <w:rsid w:val="00EC1B3D"/>
    <w:rsid w:val="00EC2F40"/>
    <w:rsid w:val="00F45E4D"/>
    <w:rsid w:val="00F46910"/>
    <w:rsid w:val="00F7528B"/>
    <w:rsid w:val="00F769E6"/>
    <w:rsid w:val="00FE6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AC6EF"/>
  <w15:chartTrackingRefBased/>
  <w15:docId w15:val="{C58FAAD3-E726-4020-B08A-04C74CFB1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64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64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652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52A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54554"/>
    <w:pPr>
      <w:ind w:left="720"/>
      <w:contextualSpacing/>
    </w:pPr>
  </w:style>
  <w:style w:type="paragraph" w:styleId="NoSpacing">
    <w:name w:val="No Spacing"/>
    <w:uiPriority w:val="1"/>
    <w:qFormat/>
    <w:rsid w:val="001C2273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CE62D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E62DC"/>
    <w:pPr>
      <w:spacing w:after="100"/>
    </w:pPr>
  </w:style>
  <w:style w:type="paragraph" w:styleId="Title">
    <w:name w:val="Title"/>
    <w:basedOn w:val="Normal"/>
    <w:next w:val="Normal"/>
    <w:link w:val="TitleChar"/>
    <w:uiPriority w:val="10"/>
    <w:qFormat/>
    <w:rsid w:val="00BF25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25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Revision">
    <w:name w:val="Revision"/>
    <w:hidden/>
    <w:uiPriority w:val="99"/>
    <w:semiHidden/>
    <w:rsid w:val="004C64E3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8125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250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250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25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250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magej.net/plugins/multi-view-deconvolution" TargetMode="Externa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hyperlink" Target="https://imagej.net/plugins/multiview-reconstruction" TargetMode="Externa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doi.org/10.1364/BOE.409781" TargetMode="External"/><Relationship Id="rId11" Type="http://schemas.openxmlformats.org/officeDocument/2006/relationships/comments" Target="comments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yperlink" Target="https://imagej.net/plugins/multi-view-deconvolution" TargetMode="External"/><Relationship Id="rId28" Type="http://schemas.openxmlformats.org/officeDocument/2006/relationships/image" Target="media/image11.png"/><Relationship Id="rId36" Type="http://schemas.openxmlformats.org/officeDocument/2006/relationships/theme" Target="theme/theme1.xml"/><Relationship Id="rId10" Type="http://schemas.openxmlformats.org/officeDocument/2006/relationships/hyperlink" Target="https://imagej.net/plugins/multiview-reconstruction" TargetMode="External"/><Relationship Id="rId19" Type="http://schemas.openxmlformats.org/officeDocument/2006/relationships/hyperlink" Target="https://imagej.nih.gov/ij/developer/macro/macros.html" TargetMode="Externa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s://doi.org/10.1038/nmeth.2929" TargetMode="External"/><Relationship Id="rId14" Type="http://schemas.microsoft.com/office/2018/08/relationships/commentsExtensible" Target="commentsExtensible.xml"/><Relationship Id="rId22" Type="http://schemas.openxmlformats.org/officeDocument/2006/relationships/hyperlink" Target="https://doi.org/10.1038/nmeth.2929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8E03E9-8E36-4D03-8F4D-F5A00B5F0E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12</Pages>
  <Words>2157</Words>
  <Characters>12301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Sparks, Hugh D</dc:creator>
  <cp:keywords/>
  <dc:description/>
  <cp:lastModifiedBy>Dunsby, Christopher W</cp:lastModifiedBy>
  <cp:revision>65</cp:revision>
  <cp:lastPrinted>2023-06-12T22:56:00Z</cp:lastPrinted>
  <dcterms:created xsi:type="dcterms:W3CDTF">2023-06-12T09:53:00Z</dcterms:created>
  <dcterms:modified xsi:type="dcterms:W3CDTF">2023-06-13T12:18:00Z</dcterms:modified>
</cp:coreProperties>
</file>