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1D4C8" w14:textId="0B93E15B" w:rsidR="002B2EFE" w:rsidRDefault="002B2EFE" w:rsidP="002B2EFE">
      <w:pPr>
        <w:pStyle w:val="Title"/>
      </w:pPr>
      <w:bookmarkStart w:id="0" w:name="_Hlk135656201"/>
      <w:r>
        <w:t xml:space="preserve">User guide – </w:t>
      </w:r>
      <w:r w:rsidR="00FD087E">
        <w:t xml:space="preserve">dOPM </w:t>
      </w:r>
      <w:r>
        <w:t>Acquisition JOBS script</w:t>
      </w:r>
    </w:p>
    <w:p w14:paraId="62744913" w14:textId="77777777" w:rsidR="006A2521" w:rsidRDefault="006A2521" w:rsidP="006A2521"/>
    <w:p w14:paraId="15C1AA64" w14:textId="22DF0FF7" w:rsidR="006A2521" w:rsidRDefault="006A2521" w:rsidP="006A2521">
      <w:r>
        <w:t>Hugh Sparks and Chris Dunsby</w:t>
      </w:r>
    </w:p>
    <w:p w14:paraId="41B27254" w14:textId="77777777" w:rsidR="006A2521" w:rsidRDefault="006A2521" w:rsidP="006A2521">
      <w:r>
        <w:t>v1.00</w:t>
      </w:r>
    </w:p>
    <w:p w14:paraId="75D8DC99" w14:textId="77777777" w:rsidR="006A2521" w:rsidRPr="005F538E" w:rsidRDefault="006A2521" w:rsidP="006A2521">
      <w:r>
        <w:t>25/05/2023</w:t>
      </w:r>
    </w:p>
    <w:p w14:paraId="2FFFEAD7" w14:textId="5A32AD4E" w:rsidR="000D07E5" w:rsidRDefault="000D07E5" w:rsidP="006A2521">
      <w:pPr>
        <w:pStyle w:val="Title"/>
      </w:pPr>
      <w:r w:rsidRPr="006A2521">
        <w:rPr>
          <w:rStyle w:val="Heading1Char"/>
        </w:rPr>
        <w:t>Prerequisites</w:t>
      </w:r>
      <w:r>
        <w:t xml:space="preserve"> </w:t>
      </w:r>
    </w:p>
    <w:p w14:paraId="07E10EEE" w14:textId="1B012809" w:rsidR="000D07E5" w:rsidRDefault="000D07E5" w:rsidP="00AA6562">
      <w:pPr>
        <w:pStyle w:val="ListParagraph"/>
        <w:numPr>
          <w:ilvl w:val="0"/>
          <w:numId w:val="21"/>
        </w:numPr>
      </w:pPr>
      <w:r>
        <w:t xml:space="preserve">You are familiar with NIS-elements – </w:t>
      </w:r>
      <w:r w:rsidR="00AA6562">
        <w:t xml:space="preserve">use </w:t>
      </w:r>
      <w:r w:rsidR="00622FD0">
        <w:t xml:space="preserve">the </w:t>
      </w:r>
      <w:r w:rsidR="00AA6562">
        <w:t>help tool within NIS-Elements and the NIS-Elements manual.</w:t>
      </w:r>
    </w:p>
    <w:p w14:paraId="3EBF3845" w14:textId="1E194AB7" w:rsidR="006A2521" w:rsidRDefault="006A2521" w:rsidP="006A2521">
      <w:pPr>
        <w:pStyle w:val="Title"/>
      </w:pPr>
      <w:r w:rsidRPr="006A2521">
        <w:rPr>
          <w:rStyle w:val="Heading1Char"/>
        </w:rPr>
        <w:t>Notes</w:t>
      </w:r>
    </w:p>
    <w:p w14:paraId="440B03FD" w14:textId="77777777" w:rsidR="005F13C5" w:rsidRDefault="005F13C5" w:rsidP="000D07E5">
      <w:pPr>
        <w:pStyle w:val="ListParagraph"/>
        <w:numPr>
          <w:ilvl w:val="0"/>
          <w:numId w:val="22"/>
        </w:numPr>
      </w:pPr>
      <w:r>
        <w:t>This script is based on a NIS-Elements template JOBS script.</w:t>
      </w:r>
    </w:p>
    <w:p w14:paraId="55350420" w14:textId="77777777" w:rsidR="00293F20" w:rsidRDefault="00293F20" w:rsidP="00293F20">
      <w:pPr>
        <w:pStyle w:val="ListParagraph"/>
        <w:numPr>
          <w:ilvl w:val="0"/>
          <w:numId w:val="22"/>
        </w:numPr>
      </w:pPr>
      <w:r>
        <w:t>The NIS-Elements help tool helps explain how you can use JOBS scripts and gives examples of why they are useful.</w:t>
      </w:r>
    </w:p>
    <w:p w14:paraId="6BC7FAEC" w14:textId="54EF5CF1" w:rsidR="00334A6D" w:rsidRDefault="00DA2BF6" w:rsidP="00334A6D">
      <w:pPr>
        <w:pStyle w:val="Title"/>
        <w:rPr>
          <w:rStyle w:val="Heading1Char"/>
        </w:rPr>
      </w:pPr>
      <w:r>
        <w:rPr>
          <w:rStyle w:val="Heading1Char"/>
        </w:rPr>
        <w:t>Important note about the z-piezo logical device</w:t>
      </w:r>
    </w:p>
    <w:p w14:paraId="64A6D043" w14:textId="0FB3F567" w:rsidR="00334A6D" w:rsidRPr="00334A6D" w:rsidRDefault="001D2A42" w:rsidP="00334A6D">
      <w:r>
        <w:t xml:space="preserve">The </w:t>
      </w:r>
      <w:r w:rsidR="00FD087E">
        <w:t xml:space="preserve">dOPM </w:t>
      </w:r>
      <w:r>
        <w:t xml:space="preserve">Acquisition JOBS </w:t>
      </w:r>
      <w:r w:rsidR="00334A6D" w:rsidRPr="00334A6D">
        <w:t xml:space="preserve">script makes use of </w:t>
      </w:r>
      <w:r w:rsidR="00787666">
        <w:t xml:space="preserve">the </w:t>
      </w:r>
      <w:r w:rsidR="00787666" w:rsidRPr="00334A6D">
        <w:t xml:space="preserve">z-piezo </w:t>
      </w:r>
      <w:r w:rsidR="00334A6D" w:rsidRPr="00334A6D">
        <w:t xml:space="preserve">logical </w:t>
      </w:r>
      <w:r w:rsidR="00FE692E" w:rsidRPr="00334A6D">
        <w:t>device</w:t>
      </w:r>
      <w:r w:rsidR="00334A6D" w:rsidRPr="00334A6D">
        <w:t xml:space="preserve"> </w:t>
      </w:r>
      <w:r w:rsidR="00C85D99">
        <w:t>with</w:t>
      </w:r>
      <w:r w:rsidR="00334A6D" w:rsidRPr="00334A6D">
        <w:t>in NIS-</w:t>
      </w:r>
      <w:r w:rsidR="004A2588">
        <w:t>E</w:t>
      </w:r>
      <w:r w:rsidR="00334A6D" w:rsidRPr="00334A6D">
        <w:t xml:space="preserve">lements </w:t>
      </w:r>
      <w:r w:rsidR="004A2588">
        <w:t xml:space="preserve">to control the position of the dOPM scanning mirrors. The z-piezo </w:t>
      </w:r>
      <w:r w:rsidR="00787666">
        <w:t xml:space="preserve">logical device </w:t>
      </w:r>
      <w:r w:rsidR="004A2588">
        <w:t xml:space="preserve">in NIS-Elements is intended </w:t>
      </w:r>
      <w:r w:rsidR="00387AFF">
        <w:t xml:space="preserve">by Nikon </w:t>
      </w:r>
      <w:r w:rsidR="004A2588">
        <w:t xml:space="preserve">to be used </w:t>
      </w:r>
      <w:r w:rsidR="00C85D99">
        <w:t xml:space="preserve">to control a piezo-electric objective positioning device </w:t>
      </w:r>
      <w:r w:rsidR="00C85D99" w:rsidRPr="00C85D99">
        <w:rPr>
          <w:u w:val="single"/>
        </w:rPr>
        <w:t>in</w:t>
      </w:r>
      <w:r w:rsidR="004A2588" w:rsidRPr="00C85D99">
        <w:rPr>
          <w:u w:val="single"/>
        </w:rPr>
        <w:t xml:space="preserve"> conjunction</w:t>
      </w:r>
      <w:r w:rsidR="004A2588">
        <w:t xml:space="preserve"> with the </w:t>
      </w:r>
      <w:r w:rsidR="000C575B">
        <w:t>conventional</w:t>
      </w:r>
      <w:r w:rsidR="00920074">
        <w:t>/main</w:t>
      </w:r>
      <w:r w:rsidR="004A2588">
        <w:t xml:space="preserve"> stepper-motor </w:t>
      </w:r>
      <w:r w:rsidR="00787666">
        <w:t xml:space="preserve">within the Nikon frame </w:t>
      </w:r>
      <w:r w:rsidR="00B52EC6">
        <w:t xml:space="preserve">that controls the </w:t>
      </w:r>
      <w:r w:rsidR="005C75E8">
        <w:t>objective</w:t>
      </w:r>
      <w:r w:rsidR="00B52EC6">
        <w:t xml:space="preserve"> z-position</w:t>
      </w:r>
      <w:r w:rsidR="00387AFF">
        <w:t xml:space="preserve">. Therefore, NIS-Elements thinks that the </w:t>
      </w:r>
      <w:r w:rsidR="00CC08D7">
        <w:t xml:space="preserve">Ti2 </w:t>
      </w:r>
      <w:proofErr w:type="spellStart"/>
      <w:r w:rsidR="00CC08D7">
        <w:t>ZDrive</w:t>
      </w:r>
      <w:proofErr w:type="spellEnd"/>
      <w:r w:rsidR="000C575B">
        <w:t xml:space="preserve"> and the z-piezo position should be summed to determine the </w:t>
      </w:r>
      <w:r w:rsidR="001F4E61">
        <w:t xml:space="preserve">overall position of the </w:t>
      </w:r>
      <w:r w:rsidR="005C75E8">
        <w:t>objective</w:t>
      </w:r>
      <w:r w:rsidR="001F4E61">
        <w:t xml:space="preserve"> relative to the </w:t>
      </w:r>
      <w:r w:rsidR="005C75E8">
        <w:t>sample</w:t>
      </w:r>
      <w:r w:rsidR="001F4E61">
        <w:t xml:space="preserve">. </w:t>
      </w:r>
      <w:r w:rsidR="007C6D0D">
        <w:t xml:space="preserve">However, we are not using the z-piezo logical device </w:t>
      </w:r>
      <w:r w:rsidR="00334A6D" w:rsidRPr="00334A6D">
        <w:t xml:space="preserve">for </w:t>
      </w:r>
      <w:r w:rsidR="00FE692E" w:rsidRPr="00334A6D">
        <w:t>its</w:t>
      </w:r>
      <w:r w:rsidR="00334A6D" w:rsidRPr="00334A6D">
        <w:t xml:space="preserve"> intended purpose</w:t>
      </w:r>
      <w:r w:rsidR="007C6D0D">
        <w:t xml:space="preserve"> and therefore care is required</w:t>
      </w:r>
      <w:r w:rsidR="00334A6D" w:rsidRPr="00334A6D">
        <w:t>. With this in mind</w:t>
      </w:r>
      <w:r w:rsidR="00B52EC6">
        <w:t>,</w:t>
      </w:r>
      <w:r w:rsidR="00334A6D" w:rsidRPr="00334A6D">
        <w:t xml:space="preserve"> </w:t>
      </w:r>
      <w:r w:rsidR="00920074">
        <w:t xml:space="preserve">it is important </w:t>
      </w:r>
      <w:r w:rsidR="00920074" w:rsidRPr="00920074">
        <w:rPr>
          <w:b/>
          <w:bCs/>
        </w:rPr>
        <w:t>to</w:t>
      </w:r>
      <w:r w:rsidR="00334A6D" w:rsidRPr="00920074">
        <w:rPr>
          <w:b/>
          <w:bCs/>
        </w:rPr>
        <w:t xml:space="preserve"> only use </w:t>
      </w:r>
      <w:r w:rsidR="005C75E8">
        <w:rPr>
          <w:b/>
          <w:bCs/>
        </w:rPr>
        <w:t xml:space="preserve">the </w:t>
      </w:r>
      <w:r w:rsidR="00334A6D" w:rsidRPr="00920074">
        <w:rPr>
          <w:b/>
          <w:bCs/>
        </w:rPr>
        <w:t xml:space="preserve">z-piezo when </w:t>
      </w:r>
      <w:r w:rsidR="00622FD0">
        <w:rPr>
          <w:b/>
          <w:bCs/>
        </w:rPr>
        <w:t>acquiring</w:t>
      </w:r>
      <w:r w:rsidR="00334A6D" w:rsidRPr="00920074">
        <w:rPr>
          <w:b/>
          <w:bCs/>
        </w:rPr>
        <w:t xml:space="preserve"> dOPM </w:t>
      </w:r>
      <w:r w:rsidR="00622FD0">
        <w:rPr>
          <w:b/>
          <w:bCs/>
        </w:rPr>
        <w:t xml:space="preserve">image </w:t>
      </w:r>
      <w:r w:rsidR="00334A6D" w:rsidRPr="00920074">
        <w:rPr>
          <w:b/>
          <w:bCs/>
        </w:rPr>
        <w:t>volumes</w:t>
      </w:r>
      <w:r w:rsidR="00334A6D" w:rsidRPr="00334A6D">
        <w:t>.</w:t>
      </w:r>
    </w:p>
    <w:p w14:paraId="6E9089C1" w14:textId="0854BF3A" w:rsidR="00334A6D" w:rsidRPr="00334A6D" w:rsidRDefault="00334A6D" w:rsidP="00334A6D">
      <w:pPr>
        <w:numPr>
          <w:ilvl w:val="0"/>
          <w:numId w:val="2"/>
        </w:numPr>
      </w:pPr>
      <w:r w:rsidRPr="00334A6D">
        <w:rPr>
          <w:b/>
          <w:bCs/>
        </w:rPr>
        <w:t>Any other operations involving z-positions</w:t>
      </w:r>
      <w:r w:rsidR="00B52EC6">
        <w:rPr>
          <w:b/>
          <w:bCs/>
        </w:rPr>
        <w:t>,</w:t>
      </w:r>
      <w:r w:rsidRPr="00334A6D">
        <w:rPr>
          <w:b/>
          <w:bCs/>
        </w:rPr>
        <w:t xml:space="preserve"> </w:t>
      </w:r>
      <w:r w:rsidR="009F60BB">
        <w:rPr>
          <w:b/>
          <w:bCs/>
        </w:rPr>
        <w:t>e.g.</w:t>
      </w:r>
      <w:r w:rsidRPr="00334A6D">
        <w:rPr>
          <w:b/>
          <w:bCs/>
        </w:rPr>
        <w:t xml:space="preserve"> normal use of the microscope with the </w:t>
      </w:r>
      <w:r w:rsidR="00B52EC6">
        <w:rPr>
          <w:b/>
          <w:bCs/>
        </w:rPr>
        <w:t xml:space="preserve">camera on the </w:t>
      </w:r>
      <w:r w:rsidR="009F60BB">
        <w:rPr>
          <w:b/>
          <w:bCs/>
        </w:rPr>
        <w:t xml:space="preserve">non-dOPM </w:t>
      </w:r>
      <w:r w:rsidR="00FE692E" w:rsidRPr="00334A6D">
        <w:rPr>
          <w:b/>
          <w:bCs/>
        </w:rPr>
        <w:t>right-hand</w:t>
      </w:r>
      <w:r w:rsidRPr="00334A6D">
        <w:rPr>
          <w:b/>
          <w:bCs/>
        </w:rPr>
        <w:t xml:space="preserve"> port</w:t>
      </w:r>
      <w:r w:rsidR="009F60BB">
        <w:rPr>
          <w:b/>
          <w:bCs/>
        </w:rPr>
        <w:t>,</w:t>
      </w:r>
      <w:r w:rsidRPr="00334A6D">
        <w:rPr>
          <w:b/>
          <w:bCs/>
        </w:rPr>
        <w:t xml:space="preserve"> should be carried out with z-piezo set to the home position</w:t>
      </w:r>
      <w:r w:rsidR="00920074">
        <w:rPr>
          <w:b/>
          <w:bCs/>
        </w:rPr>
        <w:t>,</w:t>
      </w:r>
      <w:r w:rsidRPr="00334A6D">
        <w:rPr>
          <w:b/>
          <w:bCs/>
        </w:rPr>
        <w:t xml:space="preserve"> which is zero.</w:t>
      </w:r>
    </w:p>
    <w:p w14:paraId="1075F424" w14:textId="219312AB" w:rsidR="00334A6D" w:rsidRPr="001D2A42" w:rsidRDefault="00334A6D" w:rsidP="00334A6D">
      <w:pPr>
        <w:numPr>
          <w:ilvl w:val="0"/>
          <w:numId w:val="2"/>
        </w:numPr>
      </w:pPr>
      <w:r w:rsidRPr="00334A6D">
        <w:t xml:space="preserve">For </w:t>
      </w:r>
      <w:r w:rsidR="00FE692E" w:rsidRPr="00334A6D">
        <w:t>example,</w:t>
      </w:r>
      <w:r w:rsidRPr="00334A6D">
        <w:t xml:space="preserve"> if we want to record a position list of interesting locations in the </w:t>
      </w:r>
      <w:r w:rsidR="00FE692E" w:rsidRPr="00334A6D">
        <w:t>sample,</w:t>
      </w:r>
      <w:r w:rsidRPr="00334A6D">
        <w:t xml:space="preserve"> we first make sure the z-piezo is set to zero </w:t>
      </w:r>
      <w:r w:rsidR="009F60BB">
        <w:t>(</w:t>
      </w:r>
      <w:r w:rsidRPr="00334A6D">
        <w:t>otherwise NIS-elements sets the target position as main</w:t>
      </w:r>
      <w:r w:rsidR="00FD111F">
        <w:t xml:space="preserve"> (stepper-motor)</w:t>
      </w:r>
      <w:r w:rsidRPr="00334A6D">
        <w:t xml:space="preserve"> z-drive value + z-piezo drive value</w:t>
      </w:r>
      <w:r w:rsidR="00FD111F">
        <w:t>,</w:t>
      </w:r>
      <w:r w:rsidRPr="00334A6D">
        <w:t xml:space="preserve"> i</w:t>
      </w:r>
      <w:r w:rsidRPr="001D2A42">
        <w:t>.e. </w:t>
      </w:r>
      <w:proofErr w:type="spellStart"/>
      <w:r w:rsidRPr="001D2A42">
        <w:t>Z</w:t>
      </w:r>
      <w:r w:rsidRPr="001D2A42">
        <w:rPr>
          <w:vertAlign w:val="subscript"/>
        </w:rPr>
        <w:t>Total</w:t>
      </w:r>
      <w:proofErr w:type="spellEnd"/>
      <w:r w:rsidRPr="001D2A42">
        <w:t> = Z</w:t>
      </w:r>
      <w:r w:rsidRPr="001D2A42">
        <w:rPr>
          <w:vertAlign w:val="subscript"/>
        </w:rPr>
        <w:t>1</w:t>
      </w:r>
      <w:r w:rsidRPr="001D2A42">
        <w:t> + Z</w:t>
      </w:r>
      <w:r w:rsidRPr="001D2A42">
        <w:rPr>
          <w:vertAlign w:val="subscript"/>
        </w:rPr>
        <w:t>2</w:t>
      </w:r>
      <w:r w:rsidR="009F60BB" w:rsidRPr="001D2A42">
        <w:t>)</w:t>
      </w:r>
      <w:r w:rsidRPr="001D2A42">
        <w:t>.</w:t>
      </w:r>
      <w:r w:rsidRPr="00334A6D">
        <w:t xml:space="preserve"> This is not physically </w:t>
      </w:r>
      <w:r w:rsidR="00FE692E" w:rsidRPr="00334A6D">
        <w:t>meaningful</w:t>
      </w:r>
      <w:r w:rsidRPr="00334A6D">
        <w:t xml:space="preserve"> since the z-</w:t>
      </w:r>
      <w:r w:rsidRPr="001D2A42">
        <w:t>piezo drive (Z</w:t>
      </w:r>
      <w:r w:rsidRPr="001D2A42">
        <w:rPr>
          <w:vertAlign w:val="subscript"/>
        </w:rPr>
        <w:t>2</w:t>
      </w:r>
      <w:r w:rsidRPr="001D2A42">
        <w:t>) is not attached</w:t>
      </w:r>
      <w:r w:rsidRPr="00334A6D">
        <w:t xml:space="preserve"> to the microscope objective. For any position list we always </w:t>
      </w:r>
      <w:r w:rsidRPr="001D2A42">
        <w:t>work with </w:t>
      </w:r>
      <w:proofErr w:type="spellStart"/>
      <w:r w:rsidRPr="001D2A42">
        <w:t>Z</w:t>
      </w:r>
      <w:r w:rsidRPr="001D2A42">
        <w:rPr>
          <w:vertAlign w:val="subscript"/>
        </w:rPr>
        <w:t>Total</w:t>
      </w:r>
      <w:proofErr w:type="spellEnd"/>
      <w:r w:rsidRPr="001D2A42">
        <w:t> = Z</w:t>
      </w:r>
      <w:r w:rsidRPr="001D2A42">
        <w:rPr>
          <w:vertAlign w:val="subscript"/>
        </w:rPr>
        <w:t>1</w:t>
      </w:r>
      <w:r w:rsidR="001D2A42">
        <w:t>.</w:t>
      </w:r>
    </w:p>
    <w:p w14:paraId="79F42DB5" w14:textId="77777777" w:rsidR="00FD111F" w:rsidRDefault="00FD111F" w:rsidP="000D07E5">
      <w:pPr>
        <w:rPr>
          <w:rStyle w:val="Heading1Char"/>
        </w:rPr>
      </w:pPr>
    </w:p>
    <w:p w14:paraId="02B74A24" w14:textId="77777777" w:rsidR="00FD111F" w:rsidRDefault="00FD111F" w:rsidP="000D07E5">
      <w:pPr>
        <w:rPr>
          <w:rStyle w:val="Heading1Char"/>
        </w:rPr>
      </w:pPr>
    </w:p>
    <w:p w14:paraId="47322965" w14:textId="77777777" w:rsidR="00FD111F" w:rsidRDefault="00FD111F" w:rsidP="000D07E5">
      <w:pPr>
        <w:rPr>
          <w:rStyle w:val="Heading1Char"/>
        </w:rPr>
      </w:pPr>
    </w:p>
    <w:p w14:paraId="1F27896E" w14:textId="77777777" w:rsidR="00FD111F" w:rsidRDefault="00FD111F" w:rsidP="000D07E5">
      <w:pPr>
        <w:rPr>
          <w:rStyle w:val="Heading1Char"/>
        </w:rPr>
      </w:pPr>
    </w:p>
    <w:p w14:paraId="27207B84" w14:textId="77777777" w:rsidR="00FD111F" w:rsidRDefault="00FD111F" w:rsidP="000D07E5">
      <w:pPr>
        <w:rPr>
          <w:rStyle w:val="Heading1Char"/>
        </w:rPr>
      </w:pPr>
    </w:p>
    <w:p w14:paraId="44136640" w14:textId="77777777" w:rsidR="00FD111F" w:rsidRDefault="00FD111F" w:rsidP="000D07E5">
      <w:pPr>
        <w:rPr>
          <w:rStyle w:val="Heading1Char"/>
        </w:rPr>
      </w:pPr>
    </w:p>
    <w:p w14:paraId="1A19C2AA" w14:textId="10340D73" w:rsidR="000A0A29" w:rsidRDefault="00E6441F" w:rsidP="000D07E5">
      <w:pPr>
        <w:rPr>
          <w:noProof/>
        </w:rPr>
      </w:pPr>
      <w:r w:rsidRPr="00E6441F">
        <w:rPr>
          <w:rStyle w:val="Heading1Char"/>
        </w:rPr>
        <w:t xml:space="preserve">Run </w:t>
      </w:r>
      <w:r w:rsidR="00FD087E">
        <w:rPr>
          <w:rStyle w:val="Heading1Char"/>
        </w:rPr>
        <w:t xml:space="preserve">dOPM </w:t>
      </w:r>
      <w:r w:rsidR="00FD111F">
        <w:rPr>
          <w:rStyle w:val="Heading1Char"/>
        </w:rPr>
        <w:t>A</w:t>
      </w:r>
      <w:r w:rsidRPr="00E6441F">
        <w:rPr>
          <w:rStyle w:val="Heading1Char"/>
        </w:rPr>
        <w:t>cquisition JOBS script</w:t>
      </w:r>
      <w:bookmarkEnd w:id="0"/>
    </w:p>
    <w:p w14:paraId="28BC1D6B" w14:textId="2C2FA605" w:rsidR="00C03282" w:rsidRDefault="00C03282" w:rsidP="000D07E5">
      <w:pPr>
        <w:rPr>
          <w:rStyle w:val="Heading1Char"/>
        </w:rPr>
      </w:pPr>
      <w:r>
        <w:rPr>
          <w:noProof/>
        </w:rPr>
        <w:drawing>
          <wp:inline distT="0" distB="0" distL="0" distR="0" wp14:anchorId="45504DFD" wp14:editId="4F2D598F">
            <wp:extent cx="5391397" cy="355698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4497" cy="3559027"/>
                    </a:xfrm>
                    <a:prstGeom prst="rect">
                      <a:avLst/>
                    </a:prstGeom>
                    <a:noFill/>
                    <a:ln>
                      <a:noFill/>
                    </a:ln>
                  </pic:spPr>
                </pic:pic>
              </a:graphicData>
            </a:graphic>
          </wp:inline>
        </w:drawing>
      </w:r>
    </w:p>
    <w:p w14:paraId="203BAF77" w14:textId="0E85BE7B" w:rsidR="009B44BB" w:rsidRDefault="009B44BB" w:rsidP="009B44BB">
      <w:pPr>
        <w:pStyle w:val="ListParagraph"/>
        <w:numPr>
          <w:ilvl w:val="0"/>
          <w:numId w:val="19"/>
        </w:numPr>
      </w:pPr>
      <w:bookmarkStart w:id="1" w:name="_Hlk135673640"/>
      <w:r>
        <w:t>Run the ‘</w:t>
      </w:r>
      <w:proofErr w:type="spellStart"/>
      <w:r>
        <w:t>dOPM_acquisition</w:t>
      </w:r>
      <w:proofErr w:type="spellEnd"/>
      <w:r>
        <w:t>’ JOBS script</w:t>
      </w:r>
      <w:r w:rsidR="00F353BF">
        <w:t>.</w:t>
      </w:r>
    </w:p>
    <w:p w14:paraId="56153C8C" w14:textId="3BE91DE5" w:rsidR="009B44BB" w:rsidRDefault="009B44BB" w:rsidP="00BE7363">
      <w:pPr>
        <w:pStyle w:val="ListParagraph"/>
        <w:numPr>
          <w:ilvl w:val="0"/>
          <w:numId w:val="19"/>
        </w:numPr>
      </w:pPr>
      <w:r>
        <w:t xml:space="preserve">Use the NIS-Elements help tool to </w:t>
      </w:r>
      <w:r w:rsidR="00BE7363">
        <w:t>for help on how to u</w:t>
      </w:r>
      <w:r>
        <w:t xml:space="preserve">se JOBS </w:t>
      </w:r>
      <w:r w:rsidR="00BE7363">
        <w:t>E</w:t>
      </w:r>
      <w:r>
        <w:t>xplorer</w:t>
      </w:r>
      <w:r w:rsidR="00F353BF">
        <w:t>.</w:t>
      </w:r>
    </w:p>
    <w:bookmarkEnd w:id="1"/>
    <w:p w14:paraId="2F55FC9C" w14:textId="265B2F82" w:rsidR="000D07E5" w:rsidRDefault="00BE7363" w:rsidP="000D07E5">
      <w:pPr>
        <w:pStyle w:val="NoSpacing"/>
        <w:rPr>
          <w:rStyle w:val="Heading1Char"/>
        </w:rPr>
      </w:pPr>
      <w:r>
        <w:rPr>
          <w:rStyle w:val="Heading1Char"/>
        </w:rPr>
        <w:t>D</w:t>
      </w:r>
      <w:r w:rsidR="00BC092F" w:rsidRPr="00BC092F">
        <w:rPr>
          <w:rStyle w:val="Heading1Char"/>
        </w:rPr>
        <w:t>efine dOPM view 1&amp;2 refocus offsets</w:t>
      </w:r>
      <w:r w:rsidR="000D07E5">
        <w:rPr>
          <w:noProof/>
        </w:rPr>
        <w:drawing>
          <wp:inline distT="0" distB="0" distL="0" distR="0" wp14:anchorId="79885C47" wp14:editId="7F48F70A">
            <wp:extent cx="5724525" cy="3078480"/>
            <wp:effectExtent l="0" t="0" r="9525" b="762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078480"/>
                    </a:xfrm>
                    <a:prstGeom prst="rect">
                      <a:avLst/>
                    </a:prstGeom>
                    <a:noFill/>
                  </pic:spPr>
                </pic:pic>
              </a:graphicData>
            </a:graphic>
          </wp:inline>
        </w:drawing>
      </w:r>
    </w:p>
    <w:p w14:paraId="6CBE58C7" w14:textId="792CB048" w:rsidR="00BC092F" w:rsidRPr="00F353BF" w:rsidRDefault="00BC092F" w:rsidP="00F353BF">
      <w:pPr>
        <w:pStyle w:val="ListParagraph"/>
        <w:numPr>
          <w:ilvl w:val="0"/>
          <w:numId w:val="19"/>
        </w:numPr>
      </w:pPr>
      <w:r w:rsidRPr="00F353BF">
        <w:t>Enter the zero</w:t>
      </w:r>
      <w:r w:rsidR="00BE7363" w:rsidRPr="00F353BF">
        <w:t>-</w:t>
      </w:r>
      <w:r w:rsidRPr="00F353BF">
        <w:t>remote</w:t>
      </w:r>
      <w:r w:rsidR="00BE7363" w:rsidRPr="00F353BF">
        <w:t>-</w:t>
      </w:r>
      <w:r w:rsidRPr="00F353BF">
        <w:t>refocus offset values for dOPM</w:t>
      </w:r>
      <w:r w:rsidR="00F353BF" w:rsidRPr="00F353BF">
        <w:t>.</w:t>
      </w:r>
    </w:p>
    <w:p w14:paraId="12FE3D0C" w14:textId="38D3DCCC" w:rsidR="00994DDF" w:rsidRPr="00994DDF" w:rsidRDefault="00BC092F" w:rsidP="00994DDF">
      <w:pPr>
        <w:pStyle w:val="Heading1"/>
        <w:rPr>
          <w:rStyle w:val="Heading1Char"/>
          <w:rFonts w:ascii="Segoe UI" w:eastAsia="Times New Roman" w:hAnsi="Segoe UI" w:cs="Segoe UI"/>
          <w:color w:val="1F2328"/>
          <w:sz w:val="24"/>
          <w:szCs w:val="24"/>
          <w:lang w:eastAsia="en-GB"/>
        </w:rPr>
      </w:pPr>
      <w:bookmarkStart w:id="2" w:name="_Toc135663486"/>
      <w:r>
        <w:lastRenderedPageBreak/>
        <w:t xml:space="preserve">Set </w:t>
      </w:r>
      <w:proofErr w:type="spellStart"/>
      <w:r>
        <w:t>z_retract</w:t>
      </w:r>
      <w:proofErr w:type="spellEnd"/>
      <w:r>
        <w:t xml:space="preserve"> parameter</w:t>
      </w:r>
      <w:bookmarkEnd w:id="2"/>
    </w:p>
    <w:p w14:paraId="37DD754D" w14:textId="77777777" w:rsidR="00994DDF" w:rsidRPr="00994DDF" w:rsidRDefault="00994DDF" w:rsidP="00994DDF">
      <w:pPr>
        <w:pStyle w:val="NoSpacing"/>
        <w:rPr>
          <w:rStyle w:val="Heading1Char"/>
          <w:rFonts w:asciiTheme="minorHAnsi" w:eastAsiaTheme="minorHAnsi" w:hAnsiTheme="minorHAnsi" w:cstheme="minorBidi"/>
          <w:color w:val="auto"/>
          <w:sz w:val="22"/>
          <w:szCs w:val="22"/>
        </w:rPr>
      </w:pPr>
    </w:p>
    <w:p w14:paraId="04B0E88D" w14:textId="5C36AE91" w:rsidR="00994DDF" w:rsidRDefault="00994DDF" w:rsidP="00994DDF">
      <w:r>
        <w:rPr>
          <w:noProof/>
        </w:rPr>
        <w:drawing>
          <wp:inline distT="0" distB="0" distL="0" distR="0" wp14:anchorId="4CD7AA30" wp14:editId="75A87FAB">
            <wp:extent cx="5736590" cy="30968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6590" cy="3096895"/>
                    </a:xfrm>
                    <a:prstGeom prst="rect">
                      <a:avLst/>
                    </a:prstGeom>
                    <a:noFill/>
                  </pic:spPr>
                </pic:pic>
              </a:graphicData>
            </a:graphic>
          </wp:inline>
        </w:drawing>
      </w:r>
    </w:p>
    <w:p w14:paraId="2D3C4B85" w14:textId="1B3CA6D1" w:rsidR="00F353BF" w:rsidRDefault="00F353BF" w:rsidP="00F353BF">
      <w:pPr>
        <w:pStyle w:val="ListParagraph"/>
        <w:numPr>
          <w:ilvl w:val="0"/>
          <w:numId w:val="19"/>
        </w:numPr>
      </w:pPr>
      <w:r>
        <w:t xml:space="preserve">The </w:t>
      </w:r>
      <w:proofErr w:type="spellStart"/>
      <w:r>
        <w:t>z_retract</w:t>
      </w:r>
      <w:proofErr w:type="spellEnd"/>
      <w:r>
        <w:t xml:space="preserve"> variable specifies how far the microscope objective is retracted from the </w:t>
      </w:r>
      <w:r w:rsidR="00CC08D7">
        <w:t xml:space="preserve">Ti2 </w:t>
      </w:r>
      <w:proofErr w:type="spellStart"/>
      <w:r w:rsidR="00CC08D7">
        <w:t>ZDrive</w:t>
      </w:r>
      <w:proofErr w:type="spellEnd"/>
      <w:r w:rsidR="00CC08D7">
        <w:t xml:space="preserve"> </w:t>
      </w:r>
      <w:r w:rsidR="00876511">
        <w:t>value</w:t>
      </w:r>
      <w:r>
        <w:t xml:space="preserve"> </w:t>
      </w:r>
      <w:r w:rsidR="00876511">
        <w:t xml:space="preserve">of the current position </w:t>
      </w:r>
      <w:r>
        <w:t>before moving to the next position in the position list.</w:t>
      </w:r>
    </w:p>
    <w:p w14:paraId="7D29E98E" w14:textId="77777777" w:rsidR="00F353BF" w:rsidRDefault="00F353BF" w:rsidP="00F353BF">
      <w:pPr>
        <w:pStyle w:val="ListParagraph"/>
        <w:numPr>
          <w:ilvl w:val="0"/>
          <w:numId w:val="19"/>
        </w:numPr>
      </w:pPr>
      <w:r>
        <w:t xml:space="preserve">Set the </w:t>
      </w:r>
      <w:proofErr w:type="spellStart"/>
      <w:r>
        <w:t>z_retract</w:t>
      </w:r>
      <w:proofErr w:type="spellEnd"/>
      <w:r>
        <w:t xml:space="preserve"> variable to a number that avoids the chance of the objective colliding with the plate during stage movements. The value should be higher if you know that the base of the plate is not flat.</w:t>
      </w:r>
    </w:p>
    <w:p w14:paraId="4BF1EE49" w14:textId="77777777" w:rsidR="00F353BF" w:rsidRPr="0052037E" w:rsidRDefault="00F353BF" w:rsidP="00F353BF">
      <w:pPr>
        <w:pStyle w:val="ListParagraph"/>
        <w:numPr>
          <w:ilvl w:val="0"/>
          <w:numId w:val="19"/>
        </w:numPr>
      </w:pPr>
      <w:r>
        <w:t xml:space="preserve">We recommend a conservative value of 300 </w:t>
      </w:r>
      <w:r>
        <w:rPr>
          <w:rFonts w:cstheme="minorHAnsi"/>
        </w:rPr>
        <w:t>µm, but this depends on the plate being used – see JOBS script ‘</w:t>
      </w:r>
      <w:proofErr w:type="spellStart"/>
      <w:r>
        <w:rPr>
          <w:rFonts w:cstheme="minorHAnsi"/>
        </w:rPr>
        <w:t>GetPlateZProfile</w:t>
      </w:r>
      <w:proofErr w:type="spellEnd"/>
      <w:r>
        <w:rPr>
          <w:rFonts w:cstheme="minorHAnsi"/>
        </w:rPr>
        <w:t>’ for a way to measure plate flatness.</w:t>
      </w:r>
    </w:p>
    <w:p w14:paraId="53E36707" w14:textId="38DE20A7" w:rsidR="000D07E5" w:rsidRPr="000D07E5" w:rsidRDefault="009F6DB7" w:rsidP="000D07E5">
      <w:pPr>
        <w:pStyle w:val="Heading1"/>
      </w:pPr>
      <w:r>
        <w:rPr>
          <w:rStyle w:val="Heading1Char"/>
        </w:rPr>
        <w:lastRenderedPageBreak/>
        <w:t>Select multi-well plate</w:t>
      </w:r>
    </w:p>
    <w:p w14:paraId="3D4E8CB1" w14:textId="3C976861" w:rsidR="000D07E5" w:rsidRDefault="000D07E5" w:rsidP="000D07E5">
      <w:pPr>
        <w:shd w:val="clear" w:color="auto" w:fill="FFFFFF"/>
        <w:spacing w:before="100" w:beforeAutospacing="1" w:after="100" w:afterAutospacing="1" w:line="240" w:lineRule="auto"/>
        <w:rPr>
          <w:rFonts w:ascii="Segoe UI" w:eastAsia="Times New Roman" w:hAnsi="Segoe UI" w:cs="Segoe UI"/>
          <w:color w:val="1F2328"/>
          <w:sz w:val="24"/>
          <w:szCs w:val="24"/>
          <w:lang w:eastAsia="en-GB"/>
        </w:rPr>
      </w:pPr>
      <w:r>
        <w:rPr>
          <w:rFonts w:ascii="Segoe UI" w:eastAsia="Times New Roman" w:hAnsi="Segoe UI" w:cs="Segoe UI"/>
          <w:noProof/>
          <w:color w:val="1F2328"/>
          <w:sz w:val="24"/>
          <w:szCs w:val="24"/>
          <w:lang w:eastAsia="en-GB"/>
        </w:rPr>
        <w:drawing>
          <wp:inline distT="0" distB="0" distL="0" distR="0" wp14:anchorId="5774920E" wp14:editId="587FD043">
            <wp:extent cx="5517515" cy="330454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7515" cy="3304540"/>
                    </a:xfrm>
                    <a:prstGeom prst="rect">
                      <a:avLst/>
                    </a:prstGeom>
                    <a:noFill/>
                  </pic:spPr>
                </pic:pic>
              </a:graphicData>
            </a:graphic>
          </wp:inline>
        </w:drawing>
      </w:r>
    </w:p>
    <w:p w14:paraId="37BFB7BC" w14:textId="28ECB6C3" w:rsidR="00E6441F" w:rsidRPr="00F353BF" w:rsidRDefault="00F353BF" w:rsidP="00F353BF">
      <w:pPr>
        <w:pStyle w:val="ListParagraph"/>
        <w:numPr>
          <w:ilvl w:val="0"/>
          <w:numId w:val="19"/>
        </w:numPr>
      </w:pPr>
      <w:r>
        <w:t>C</w:t>
      </w:r>
      <w:r w:rsidR="000D07E5" w:rsidRPr="00F353BF">
        <w:t xml:space="preserve">hoose correct multi-well plate </w:t>
      </w:r>
      <w:r>
        <w:t xml:space="preserve">type </w:t>
      </w:r>
      <w:r w:rsidR="000D07E5" w:rsidRPr="00F353BF">
        <w:t>definition</w:t>
      </w:r>
      <w:r>
        <w:t>.</w:t>
      </w:r>
    </w:p>
    <w:p w14:paraId="56A7167A" w14:textId="77777777" w:rsidR="000D07E5" w:rsidRPr="000D07E5" w:rsidRDefault="000D07E5" w:rsidP="004D107D">
      <w:pPr>
        <w:shd w:val="clear" w:color="auto" w:fill="FFFFFF"/>
        <w:spacing w:before="100" w:beforeAutospacing="1" w:after="100" w:afterAutospacing="1" w:line="240" w:lineRule="auto"/>
        <w:ind w:left="360"/>
        <w:rPr>
          <w:rFonts w:ascii="Segoe UI" w:eastAsia="Times New Roman" w:hAnsi="Segoe UI" w:cs="Segoe UI"/>
          <w:color w:val="1F2328"/>
          <w:sz w:val="24"/>
          <w:szCs w:val="24"/>
          <w:lang w:eastAsia="en-GB"/>
        </w:rPr>
      </w:pPr>
    </w:p>
    <w:p w14:paraId="3FB6B056" w14:textId="1C2C0CB7" w:rsidR="000A0A29" w:rsidRPr="000A0A29" w:rsidRDefault="009F6DB7" w:rsidP="000D07E5">
      <w:r w:rsidRPr="000D07E5">
        <w:rPr>
          <w:rStyle w:val="Heading1Char"/>
        </w:rPr>
        <w:t>Set time</w:t>
      </w:r>
      <w:r w:rsidR="00F353BF">
        <w:rPr>
          <w:rStyle w:val="Heading1Char"/>
        </w:rPr>
        <w:t>-</w:t>
      </w:r>
      <w:r w:rsidRPr="000D07E5">
        <w:rPr>
          <w:rStyle w:val="Heading1Char"/>
        </w:rPr>
        <w:t>lapse parameters</w:t>
      </w:r>
      <w:r>
        <w:rPr>
          <w:noProof/>
        </w:rPr>
        <w:drawing>
          <wp:inline distT="0" distB="0" distL="0" distR="0" wp14:anchorId="027E6CED" wp14:editId="3E477AEE">
            <wp:extent cx="4884821" cy="29178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92410" cy="2922421"/>
                    </a:xfrm>
                    <a:prstGeom prst="rect">
                      <a:avLst/>
                    </a:prstGeom>
                    <a:noFill/>
                    <a:ln>
                      <a:noFill/>
                    </a:ln>
                  </pic:spPr>
                </pic:pic>
              </a:graphicData>
            </a:graphic>
          </wp:inline>
        </w:drawing>
      </w:r>
    </w:p>
    <w:p w14:paraId="48040ECF" w14:textId="77777777" w:rsidR="00F353BF" w:rsidRDefault="00F353BF" w:rsidP="00F353BF">
      <w:pPr>
        <w:pStyle w:val="ListParagraph"/>
        <w:numPr>
          <w:ilvl w:val="0"/>
          <w:numId w:val="19"/>
        </w:numPr>
      </w:pPr>
      <w:r>
        <w:t>C</w:t>
      </w:r>
      <w:r w:rsidR="00334A6D" w:rsidRPr="00F353BF">
        <w:t>hoose whether</w:t>
      </w:r>
      <w:r>
        <w:t xml:space="preserve"> performing</w:t>
      </w:r>
      <w:r w:rsidR="00334A6D" w:rsidRPr="00F353BF">
        <w:t xml:space="preserve"> time-lapse </w:t>
      </w:r>
      <w:r>
        <w:t xml:space="preserve">imaging </w:t>
      </w:r>
      <w:r w:rsidR="00334A6D" w:rsidRPr="00F353BF">
        <w:t>or not</w:t>
      </w:r>
      <w:r>
        <w:t>.</w:t>
      </w:r>
    </w:p>
    <w:p w14:paraId="568BD5ED" w14:textId="486B01D5" w:rsidR="000A0A29" w:rsidRPr="00F353BF" w:rsidRDefault="00F353BF" w:rsidP="00F353BF">
      <w:pPr>
        <w:pStyle w:val="ListParagraph"/>
        <w:numPr>
          <w:ilvl w:val="0"/>
          <w:numId w:val="19"/>
        </w:numPr>
      </w:pPr>
      <w:r>
        <w:t>If performing time-lapse imaging, select the desired time between images.</w:t>
      </w:r>
    </w:p>
    <w:p w14:paraId="0B3373B6" w14:textId="1F7EE2FE" w:rsidR="009B44BB" w:rsidRPr="00F353BF" w:rsidRDefault="00F353BF" w:rsidP="00F353BF">
      <w:pPr>
        <w:pStyle w:val="ListParagraph"/>
        <w:numPr>
          <w:ilvl w:val="0"/>
          <w:numId w:val="19"/>
        </w:numPr>
      </w:pPr>
      <w:r>
        <w:t>Ensure that the time between images is longer than the time taken to image all positions in the position list.</w:t>
      </w:r>
    </w:p>
    <w:p w14:paraId="7E50F113" w14:textId="4FD897D0" w:rsidR="009B44BB" w:rsidRPr="00F353BF" w:rsidRDefault="009B44BB" w:rsidP="00F353BF">
      <w:pPr>
        <w:pStyle w:val="ListParagraph"/>
        <w:numPr>
          <w:ilvl w:val="0"/>
          <w:numId w:val="19"/>
        </w:numPr>
      </w:pPr>
      <w:r w:rsidRPr="00F353BF">
        <w:lastRenderedPageBreak/>
        <w:t xml:space="preserve">Use the NIS-Elements help tool to understand </w:t>
      </w:r>
      <w:r w:rsidR="00F353BF">
        <w:t xml:space="preserve">the </w:t>
      </w:r>
      <w:r w:rsidRPr="00F353BF">
        <w:t>timing requirements in timelapse imaging</w:t>
      </w:r>
      <w:r w:rsidR="00F353BF">
        <w:t>.</w:t>
      </w:r>
    </w:p>
    <w:p w14:paraId="68667ADA" w14:textId="10098853" w:rsidR="009F6DB7" w:rsidRDefault="009F6DB7" w:rsidP="009F6DB7">
      <w:pPr>
        <w:pStyle w:val="Heading1"/>
      </w:pPr>
      <w:r>
        <w:t xml:space="preserve">Load position list </w:t>
      </w:r>
    </w:p>
    <w:p w14:paraId="7043091F" w14:textId="6CFC0430" w:rsidR="009F6DB7" w:rsidRDefault="009F6DB7" w:rsidP="000D07E5">
      <w:r>
        <w:rPr>
          <w:noProof/>
        </w:rPr>
        <w:drawing>
          <wp:inline distT="0" distB="0" distL="0" distR="0" wp14:anchorId="69385E5F" wp14:editId="1F3DDCB7">
            <wp:extent cx="4884420" cy="2966411"/>
            <wp:effectExtent l="0" t="0" r="0" b="571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7928" cy="2968541"/>
                    </a:xfrm>
                    <a:prstGeom prst="rect">
                      <a:avLst/>
                    </a:prstGeom>
                    <a:noFill/>
                    <a:ln>
                      <a:noFill/>
                    </a:ln>
                  </pic:spPr>
                </pic:pic>
              </a:graphicData>
            </a:graphic>
          </wp:inline>
        </w:drawing>
      </w:r>
    </w:p>
    <w:p w14:paraId="2E2C7E23" w14:textId="3B13A91F" w:rsidR="00334A6D" w:rsidRPr="00F353BF" w:rsidRDefault="00F353BF" w:rsidP="00F353BF">
      <w:pPr>
        <w:pStyle w:val="ListParagraph"/>
        <w:numPr>
          <w:ilvl w:val="0"/>
          <w:numId w:val="19"/>
        </w:numPr>
      </w:pPr>
      <w:r>
        <w:t>L</w:t>
      </w:r>
      <w:r w:rsidR="00334A6D" w:rsidRPr="00F353BF">
        <w:t xml:space="preserve">oad </w:t>
      </w:r>
      <w:r>
        <w:t xml:space="preserve">a previously </w:t>
      </w:r>
      <w:r w:rsidR="00334A6D" w:rsidRPr="00F353BF">
        <w:t>define</w:t>
      </w:r>
      <w:r>
        <w:t>d</w:t>
      </w:r>
      <w:r w:rsidR="00334A6D" w:rsidRPr="00F353BF">
        <w:t xml:space="preserve"> position list</w:t>
      </w:r>
      <w:r>
        <w:t xml:space="preserve"> from a </w:t>
      </w:r>
      <w:r w:rsidR="00BC092F" w:rsidRPr="00F353BF">
        <w:t xml:space="preserve"> </w:t>
      </w:r>
      <w:r>
        <w:t>.</w:t>
      </w:r>
      <w:r w:rsidR="00BC092F" w:rsidRPr="00F353BF">
        <w:t xml:space="preserve">xml or </w:t>
      </w:r>
      <w:r>
        <w:t>.</w:t>
      </w:r>
      <w:r w:rsidR="00BC092F" w:rsidRPr="00F353BF">
        <w:t>csv file</w:t>
      </w:r>
      <w:r>
        <w:t>.</w:t>
      </w:r>
    </w:p>
    <w:p w14:paraId="1B39978E" w14:textId="77777777" w:rsidR="00334A6D" w:rsidRPr="009F6DB7" w:rsidRDefault="00334A6D" w:rsidP="00334A6D">
      <w:pPr>
        <w:pStyle w:val="ListParagraph"/>
      </w:pPr>
    </w:p>
    <w:p w14:paraId="489758F4" w14:textId="2D2EFB30" w:rsidR="00334A6D" w:rsidRDefault="009F6DB7" w:rsidP="00334A6D">
      <w:r w:rsidRPr="000D07E5">
        <w:rPr>
          <w:rStyle w:val="Heading1Char"/>
        </w:rPr>
        <w:t>Define dOPM volume acquisition – spectral channels</w:t>
      </w:r>
      <w:r>
        <w:t xml:space="preserve"> </w:t>
      </w:r>
      <w:r>
        <w:rPr>
          <w:noProof/>
        </w:rPr>
        <w:drawing>
          <wp:inline distT="0" distB="0" distL="0" distR="0" wp14:anchorId="3EA859E8" wp14:editId="50F02EC6">
            <wp:extent cx="4716379" cy="2812591"/>
            <wp:effectExtent l="0" t="0" r="825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19996" cy="2814748"/>
                    </a:xfrm>
                    <a:prstGeom prst="rect">
                      <a:avLst/>
                    </a:prstGeom>
                    <a:noFill/>
                    <a:ln>
                      <a:noFill/>
                    </a:ln>
                  </pic:spPr>
                </pic:pic>
              </a:graphicData>
            </a:graphic>
          </wp:inline>
        </w:drawing>
      </w:r>
    </w:p>
    <w:p w14:paraId="5FA25789" w14:textId="2086852B" w:rsidR="00334A6D" w:rsidRPr="0024305A" w:rsidRDefault="00334A6D" w:rsidP="0024305A">
      <w:pPr>
        <w:pStyle w:val="ListParagraph"/>
        <w:numPr>
          <w:ilvl w:val="0"/>
          <w:numId w:val="19"/>
        </w:numPr>
      </w:pPr>
      <w:r w:rsidRPr="0024305A">
        <w:t xml:space="preserve">Setup the dOPM ND acquisition parameters </w:t>
      </w:r>
      <w:r w:rsidR="0024305A" w:rsidRPr="0024305A">
        <w:t>using the</w:t>
      </w:r>
      <w:r w:rsidRPr="0024305A">
        <w:t xml:space="preserve"> </w:t>
      </w:r>
      <w:r w:rsidR="0024305A">
        <w:t>‘</w:t>
      </w:r>
      <w:r w:rsidRPr="0024305A">
        <w:t>lambda</w:t>
      </w:r>
      <w:r w:rsidR="0024305A">
        <w:t>’</w:t>
      </w:r>
      <w:r w:rsidRPr="0024305A">
        <w:t xml:space="preserve"> tab</w:t>
      </w:r>
      <w:r w:rsidR="0024305A">
        <w:t>.</w:t>
      </w:r>
    </w:p>
    <w:p w14:paraId="503004BD" w14:textId="153A66D3" w:rsidR="00334A6D" w:rsidRPr="0024305A" w:rsidRDefault="0024305A" w:rsidP="0024305A">
      <w:pPr>
        <w:pStyle w:val="ListParagraph"/>
        <w:numPr>
          <w:ilvl w:val="0"/>
          <w:numId w:val="19"/>
        </w:numPr>
      </w:pPr>
      <w:r w:rsidRPr="0024305A">
        <w:t xml:space="preserve">Select </w:t>
      </w:r>
      <w:r w:rsidR="00334A6D" w:rsidRPr="0024305A">
        <w:t>suitable dOPM optical configurations</w:t>
      </w:r>
      <w:r w:rsidRPr="0024305A">
        <w:t>.</w:t>
      </w:r>
    </w:p>
    <w:p w14:paraId="5D32A704" w14:textId="2B88E112" w:rsidR="00334A6D" w:rsidRPr="0024305A" w:rsidRDefault="0024305A" w:rsidP="0024305A">
      <w:pPr>
        <w:pStyle w:val="ListParagraph"/>
        <w:numPr>
          <w:ilvl w:val="0"/>
          <w:numId w:val="19"/>
        </w:numPr>
      </w:pPr>
      <w:r w:rsidRPr="0024305A">
        <w:t>Using the ‘A</w:t>
      </w:r>
      <w:r w:rsidR="00334A6D" w:rsidRPr="0024305A">
        <w:t>dvanced</w:t>
      </w:r>
      <w:r w:rsidRPr="0024305A">
        <w:t>’</w:t>
      </w:r>
      <w:r w:rsidR="00334A6D" w:rsidRPr="0024305A">
        <w:t xml:space="preserve"> tab at </w:t>
      </w:r>
      <w:r w:rsidRPr="0024305A">
        <w:t xml:space="preserve">the </w:t>
      </w:r>
      <w:r w:rsidR="00334A6D" w:rsidRPr="0024305A">
        <w:t>bottom</w:t>
      </w:r>
      <w:r w:rsidRPr="0024305A">
        <w:t>, ensure</w:t>
      </w:r>
      <w:r w:rsidR="00334A6D" w:rsidRPr="0024305A">
        <w:t xml:space="preserve"> that </w:t>
      </w:r>
      <w:r w:rsidRPr="0024305A">
        <w:t xml:space="preserve">the </w:t>
      </w:r>
      <w:r w:rsidR="00334A6D" w:rsidRPr="0024305A">
        <w:t>following command boxes are ticked and filled in with</w:t>
      </w:r>
      <w:r w:rsidRPr="0024305A">
        <w:t>:</w:t>
      </w:r>
    </w:p>
    <w:p w14:paraId="7B3E34EB" w14:textId="15FDB3B7" w:rsidR="00334A6D" w:rsidRPr="0024305A" w:rsidRDefault="0024305A" w:rsidP="0024305A">
      <w:pPr>
        <w:pStyle w:val="ListParagraph"/>
        <w:numPr>
          <w:ilvl w:val="1"/>
          <w:numId w:val="19"/>
        </w:numPr>
      </w:pPr>
      <w:r>
        <w:t>E</w:t>
      </w:r>
      <w:r w:rsidR="00334A6D" w:rsidRPr="0024305A">
        <w:t xml:space="preserve">xecute command before capture </w:t>
      </w:r>
      <w:r>
        <w:t>‘</w:t>
      </w:r>
      <w:proofErr w:type="spellStart"/>
      <w:r w:rsidR="00334A6D" w:rsidRPr="0024305A">
        <w:t>StgMovePiezoZ</w:t>
      </w:r>
      <w:proofErr w:type="spellEnd"/>
      <w:r w:rsidR="00334A6D" w:rsidRPr="0024305A">
        <w:t>(dOPM_offset,0)</w:t>
      </w:r>
      <w:r>
        <w:t>’.</w:t>
      </w:r>
    </w:p>
    <w:p w14:paraId="1AD75D65" w14:textId="52B59EB4" w:rsidR="009F6DB7" w:rsidRPr="0024305A" w:rsidRDefault="0024305A" w:rsidP="0024305A">
      <w:pPr>
        <w:pStyle w:val="ListParagraph"/>
        <w:numPr>
          <w:ilvl w:val="1"/>
          <w:numId w:val="19"/>
        </w:numPr>
      </w:pPr>
      <w:r>
        <w:t>E</w:t>
      </w:r>
      <w:r w:rsidR="00334A6D" w:rsidRPr="0024305A">
        <w:t xml:space="preserve">xecute command after capture </w:t>
      </w:r>
      <w:r>
        <w:t>‘</w:t>
      </w:r>
      <w:proofErr w:type="spellStart"/>
      <w:r w:rsidR="00334A6D" w:rsidRPr="0024305A">
        <w:t>StgMovePiezoZ</w:t>
      </w:r>
      <w:proofErr w:type="spellEnd"/>
      <w:r w:rsidR="00334A6D" w:rsidRPr="0024305A">
        <w:t>(dOPM_offset,0)</w:t>
      </w:r>
      <w:r>
        <w:t>’.</w:t>
      </w:r>
    </w:p>
    <w:p w14:paraId="0CC05A45" w14:textId="28A97EFF" w:rsidR="009F6DB7" w:rsidRDefault="009F6DB7" w:rsidP="009F6DB7">
      <w:pPr>
        <w:pStyle w:val="Heading1"/>
      </w:pPr>
      <w:r>
        <w:lastRenderedPageBreak/>
        <w:t xml:space="preserve">Define dOPM volume acquisition - z-scan settings </w:t>
      </w:r>
    </w:p>
    <w:p w14:paraId="0979C83E" w14:textId="287DB39B" w:rsidR="009F6DB7" w:rsidRDefault="009F6DB7" w:rsidP="000D07E5">
      <w:r>
        <w:rPr>
          <w:noProof/>
        </w:rPr>
        <w:drawing>
          <wp:inline distT="0" distB="0" distL="0" distR="0" wp14:anchorId="48996D70" wp14:editId="4520E017">
            <wp:extent cx="4331335" cy="2726871"/>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39497" cy="2732009"/>
                    </a:xfrm>
                    <a:prstGeom prst="rect">
                      <a:avLst/>
                    </a:prstGeom>
                    <a:noFill/>
                    <a:ln>
                      <a:noFill/>
                    </a:ln>
                  </pic:spPr>
                </pic:pic>
              </a:graphicData>
            </a:graphic>
          </wp:inline>
        </w:drawing>
      </w:r>
    </w:p>
    <w:p w14:paraId="74940C5D" w14:textId="3E7ABF2C" w:rsidR="007233E0" w:rsidRPr="007233E0" w:rsidRDefault="007F7C82" w:rsidP="00CD59DE">
      <w:pPr>
        <w:pStyle w:val="ListParagraph"/>
        <w:numPr>
          <w:ilvl w:val="0"/>
          <w:numId w:val="19"/>
        </w:numPr>
      </w:pPr>
      <w:r>
        <w:t>S</w:t>
      </w:r>
      <w:r w:rsidR="007233E0" w:rsidRPr="007233E0">
        <w:t xml:space="preserve">etup the dOPM ND acquisition parameters </w:t>
      </w:r>
      <w:r>
        <w:t>using the ‘</w:t>
      </w:r>
      <w:r w:rsidR="007233E0" w:rsidRPr="007233E0">
        <w:t>z</w:t>
      </w:r>
      <w:r>
        <w:t>’</w:t>
      </w:r>
      <w:r w:rsidR="007233E0" w:rsidRPr="007233E0">
        <w:t xml:space="preserve"> tab</w:t>
      </w:r>
      <w:r>
        <w:t>.</w:t>
      </w:r>
    </w:p>
    <w:p w14:paraId="6EAB4EFB" w14:textId="012E0891" w:rsidR="007233E0" w:rsidRPr="007233E0" w:rsidRDefault="007233E0" w:rsidP="00CD59DE">
      <w:pPr>
        <w:pStyle w:val="ListParagraph"/>
        <w:numPr>
          <w:ilvl w:val="0"/>
          <w:numId w:val="19"/>
        </w:numPr>
      </w:pPr>
      <w:r w:rsidRPr="00CD59DE">
        <w:rPr>
          <w:b/>
          <w:bCs/>
        </w:rPr>
        <w:t>NOTE:</w:t>
      </w:r>
      <w:ins w:id="3" w:author="Dunsby, Christopher W" w:date="2023-05-31T13:42:00Z">
        <w:r w:rsidR="004D1496">
          <w:rPr>
            <w:b/>
            <w:bCs/>
          </w:rPr>
          <w:t xml:space="preserve"> </w:t>
        </w:r>
      </w:ins>
      <w:r w:rsidR="00CC08D7">
        <w:t xml:space="preserve">For the </w:t>
      </w:r>
      <w:proofErr w:type="spellStart"/>
      <w:r w:rsidR="00CC08D7">
        <w:t>ND</w:t>
      </w:r>
      <w:ins w:id="4" w:author="Dunsby, Christopher W" w:date="2023-05-31T13:43:00Z">
        <w:r w:rsidR="004D1496">
          <w:t>A</w:t>
        </w:r>
      </w:ins>
      <w:del w:id="5" w:author="Dunsby, Christopher W" w:date="2023-05-31T13:42:00Z">
        <w:r w:rsidR="00CC08D7" w:rsidDel="004D1496">
          <w:delText>a</w:delText>
        </w:r>
      </w:del>
      <w:r w:rsidR="00CC08D7">
        <w:t>cquisition</w:t>
      </w:r>
      <w:proofErr w:type="spellEnd"/>
      <w:r w:rsidR="00CC08D7">
        <w:t xml:space="preserve">, </w:t>
      </w:r>
      <w:del w:id="6" w:author="Dunsby, Christopher W" w:date="2023-05-31T13:42:00Z">
        <w:r w:rsidR="00CC08D7" w:rsidDel="004D1496">
          <w:delText xml:space="preserve">tick </w:delText>
        </w:r>
      </w:del>
      <w:ins w:id="7" w:author="Dunsby, Christopher W" w:date="2023-05-31T13:42:00Z">
        <w:r w:rsidR="004D1496">
          <w:t xml:space="preserve">check </w:t>
        </w:r>
      </w:ins>
      <w:r w:rsidR="00CC08D7">
        <w:t>the ‘</w:t>
      </w:r>
      <w:r w:rsidR="00CC08D7">
        <w:rPr>
          <w:rFonts w:cstheme="minorHAnsi"/>
        </w:rPr>
        <w:t>λ</w:t>
      </w:r>
      <w:r w:rsidR="00CC08D7">
        <w:t xml:space="preserve">’ and ‘Z’ tabs </w:t>
      </w:r>
      <w:del w:id="8" w:author="Dunsby, Christopher W" w:date="2023-05-31T13:42:00Z">
        <w:r w:rsidR="00CC08D7" w:rsidDel="004D1496">
          <w:delText xml:space="preserve">checked </w:delText>
        </w:r>
      </w:del>
      <w:r w:rsidR="00CC08D7">
        <w:t>and leave the ‘Time’, ‘XY’</w:t>
      </w:r>
      <w:ins w:id="9" w:author="Dunsby, Christopher W" w:date="2023-05-31T13:43:00Z">
        <w:r w:rsidR="001E480E">
          <w:t xml:space="preserve"> and</w:t>
        </w:r>
      </w:ins>
      <w:del w:id="10" w:author="Dunsby, Christopher W" w:date="2023-05-31T13:43:00Z">
        <w:r w:rsidR="00CC08D7" w:rsidDel="001E480E">
          <w:delText>,</w:delText>
        </w:r>
      </w:del>
      <w:r w:rsidR="00CC08D7">
        <w:t xml:space="preserve"> ‘Large Image’ tabs unchecked.</w:t>
      </w:r>
      <w:del w:id="11" w:author="Dunsby, Christopher W" w:date="2023-05-31T13:43:00Z">
        <w:r w:rsidR="00CC08D7" w:rsidDel="001E480E">
          <w:delText xml:space="preserve"> </w:delText>
        </w:r>
        <w:r w:rsidR="00CD59DE" w:rsidDel="001E480E">
          <w:delText>.</w:delText>
        </w:r>
      </w:del>
    </w:p>
    <w:p w14:paraId="3D01F57C" w14:textId="67050293" w:rsidR="007233E0" w:rsidRPr="007233E0" w:rsidRDefault="00CD59DE" w:rsidP="00CD59DE">
      <w:pPr>
        <w:pStyle w:val="ListParagraph"/>
        <w:numPr>
          <w:ilvl w:val="0"/>
          <w:numId w:val="19"/>
        </w:numPr>
      </w:pPr>
      <w:r>
        <w:t>F</w:t>
      </w:r>
      <w:r w:rsidR="007233E0" w:rsidRPr="007233E0">
        <w:t xml:space="preserve">or the </w:t>
      </w:r>
      <w:r>
        <w:t>‘</w:t>
      </w:r>
      <w:r w:rsidR="007233E0" w:rsidRPr="007233E0">
        <w:t>z</w:t>
      </w:r>
      <w:r>
        <w:t>’</w:t>
      </w:r>
      <w:r w:rsidR="007233E0" w:rsidRPr="007233E0">
        <w:t xml:space="preserve"> tab, set </w:t>
      </w:r>
      <w:r>
        <w:t>‘</w:t>
      </w:r>
      <w:r w:rsidR="007233E0" w:rsidRPr="007233E0">
        <w:t>z scanning device</w:t>
      </w:r>
      <w:r>
        <w:t>’</w:t>
      </w:r>
      <w:r w:rsidR="007233E0" w:rsidRPr="007233E0">
        <w:t xml:space="preserve"> to either</w:t>
      </w:r>
      <w:r>
        <w:t>:</w:t>
      </w:r>
    </w:p>
    <w:p w14:paraId="0F336B18" w14:textId="77777777" w:rsidR="007233E0" w:rsidRPr="007233E0" w:rsidRDefault="007233E0" w:rsidP="00CD59DE">
      <w:pPr>
        <w:pStyle w:val="ListParagraph"/>
        <w:numPr>
          <w:ilvl w:val="1"/>
          <w:numId w:val="19"/>
        </w:numPr>
      </w:pPr>
      <w:r w:rsidRPr="007233E0">
        <w:t>NIDAQ piezo</w:t>
      </w:r>
    </w:p>
    <w:p w14:paraId="42A0316A" w14:textId="0E9D75C6" w:rsidR="007233E0" w:rsidRPr="007233E0" w:rsidRDefault="00C75CC4" w:rsidP="00CD59DE">
      <w:pPr>
        <w:pStyle w:val="ListParagraph"/>
        <w:numPr>
          <w:ilvl w:val="2"/>
          <w:numId w:val="19"/>
        </w:numPr>
      </w:pPr>
      <w:commentRangeStart w:id="12"/>
      <w:commentRangeStart w:id="13"/>
      <w:commentRangeStart w:id="14"/>
      <w:r>
        <w:t xml:space="preserve">The </w:t>
      </w:r>
      <w:r w:rsidR="007233E0" w:rsidRPr="00CD59DE">
        <w:t>NIDAQ piezo is software timed</w:t>
      </w:r>
      <w:r>
        <w:t xml:space="preserve">. Provided that there is sufficient time for the dOPM mirrors to settle </w:t>
      </w:r>
      <w:r w:rsidR="00B70BAD">
        <w:t xml:space="preserve">and the camera exposure time is sufficiently long </w:t>
      </w:r>
      <w:r>
        <w:t xml:space="preserve">then there will be no movement of the </w:t>
      </w:r>
      <w:r w:rsidR="00B70BAD">
        <w:t xml:space="preserve">dOPM </w:t>
      </w:r>
      <w:r>
        <w:t>mirrors during image acquisition</w:t>
      </w:r>
      <w:r w:rsidR="00B70BAD">
        <w:t xml:space="preserve"> and so there will be no motion blur</w:t>
      </w:r>
      <w:r>
        <w:t>. T</w:t>
      </w:r>
      <w:r w:rsidR="00CD59DE">
        <w:t xml:space="preserve">he acquisition will be </w:t>
      </w:r>
      <w:r w:rsidR="007233E0" w:rsidRPr="00CD59DE">
        <w:t>relatively slow.</w:t>
      </w:r>
    </w:p>
    <w:p w14:paraId="1694841B" w14:textId="77777777" w:rsidR="007233E0" w:rsidRPr="007233E0" w:rsidRDefault="007233E0" w:rsidP="00CD59DE">
      <w:pPr>
        <w:pStyle w:val="ListParagraph"/>
        <w:numPr>
          <w:ilvl w:val="1"/>
          <w:numId w:val="19"/>
        </w:numPr>
      </w:pPr>
      <w:r w:rsidRPr="007233E0">
        <w:t>Triggered NIDAQ piezo</w:t>
      </w:r>
    </w:p>
    <w:p w14:paraId="5A9CB60E" w14:textId="0F4215B1" w:rsidR="007233E0" w:rsidRPr="007233E0" w:rsidRDefault="00C75CC4" w:rsidP="005415FE">
      <w:pPr>
        <w:pStyle w:val="ListParagraph"/>
        <w:numPr>
          <w:ilvl w:val="2"/>
          <w:numId w:val="19"/>
        </w:numPr>
      </w:pPr>
      <w:r>
        <w:t>The t</w:t>
      </w:r>
      <w:r w:rsidR="007233E0" w:rsidRPr="00CD59DE">
        <w:t>riggered NIDAQ piezo is hardware timed</w:t>
      </w:r>
      <w:r>
        <w:t xml:space="preserve">. In this mode the dOPM mirrors </w:t>
      </w:r>
      <w:ins w:id="15" w:author="Sparks, Hugh D" w:date="2023-05-30T18:21:00Z">
        <w:r w:rsidR="00CC08D7">
          <w:t xml:space="preserve">are moved on the rising edge of the global exposure </w:t>
        </w:r>
        <w:del w:id="16" w:author="Dunsby, Christopher W" w:date="2023-05-31T13:47:00Z">
          <w:r w:rsidR="00CC08D7" w:rsidDel="00500CA4">
            <w:delText>signal</w:delText>
          </w:r>
        </w:del>
      </w:ins>
      <w:ins w:id="17" w:author="Dunsby, Christopher W" w:date="2023-05-31T13:47:00Z">
        <w:r w:rsidR="00500CA4">
          <w:t>trigger output</w:t>
        </w:r>
      </w:ins>
      <w:ins w:id="18" w:author="Sparks, Hugh D" w:date="2023-05-30T18:21:00Z">
        <w:r w:rsidR="00CC08D7">
          <w:t xml:space="preserve"> from the camera</w:t>
        </w:r>
        <w:del w:id="19" w:author="Dunsby, Christopher W" w:date="2023-05-31T13:44:00Z">
          <w:r w:rsidR="00CC08D7" w:rsidDel="000F594B">
            <w:delText>s</w:delText>
          </w:r>
        </w:del>
        <w:r w:rsidR="00CC08D7">
          <w:t>. This means that images are always acquired during motion</w:t>
        </w:r>
      </w:ins>
      <w:ins w:id="20" w:author="Dunsby, Christopher W" w:date="2023-05-31T13:49:00Z">
        <w:r w:rsidR="005415FE">
          <w:t xml:space="preserve"> of the mirrors</w:t>
        </w:r>
      </w:ins>
      <w:ins w:id="21" w:author="Sparks, Hugh D" w:date="2023-05-30T18:21:00Z">
        <w:r w:rsidR="00CC08D7">
          <w:t>.</w:t>
        </w:r>
      </w:ins>
      <w:ins w:id="22" w:author="Dunsby, Christopher W" w:date="2023-05-31T13:49:00Z">
        <w:r w:rsidR="00653797">
          <w:t xml:space="preserve"> </w:t>
        </w:r>
      </w:ins>
      <w:ins w:id="23" w:author="Dunsby, Christopher W" w:date="2023-05-31T14:40:00Z">
        <w:r w:rsidR="00A94F36">
          <w:t>The motion of the mirrors depends on how the acq</w:t>
        </w:r>
      </w:ins>
      <w:ins w:id="24" w:author="Dunsby, Christopher W" w:date="2023-05-31T14:41:00Z">
        <w:r w:rsidR="00A94F36">
          <w:t xml:space="preserve">uisition is configured. If the </w:t>
        </w:r>
        <w:r w:rsidR="00AE559D">
          <w:t xml:space="preserve">camera frame rate is sufficiently fast and/or the </w:t>
        </w:r>
      </w:ins>
      <w:ins w:id="25" w:author="Dunsby, Christopher W" w:date="2023-05-31T14:42:00Z">
        <w:r w:rsidR="002B43B0">
          <w:t>plane spacing</w:t>
        </w:r>
      </w:ins>
      <w:ins w:id="26" w:author="Dunsby, Christopher W" w:date="2023-05-31T14:41:00Z">
        <w:r w:rsidR="00AE559D">
          <w:t xml:space="preserve"> is sufficiently large, then the mirror will</w:t>
        </w:r>
        <w:r w:rsidR="000234E5">
          <w:t xml:space="preserve"> move at an approximately constant velocity during </w:t>
        </w:r>
      </w:ins>
      <w:ins w:id="27" w:author="Dunsby, Christopher W" w:date="2023-05-31T14:48:00Z">
        <w:r w:rsidR="00305F53">
          <w:t>the acquisition</w:t>
        </w:r>
      </w:ins>
      <w:ins w:id="28" w:author="Dunsby, Christopher W" w:date="2023-05-31T14:42:00Z">
        <w:r w:rsidR="000234E5">
          <w:t>.</w:t>
        </w:r>
      </w:ins>
      <w:ins w:id="29" w:author="Dunsby, Christopher W" w:date="2023-05-31T14:43:00Z">
        <w:r w:rsidR="002B43B0">
          <w:t xml:space="preserve"> I</w:t>
        </w:r>
      </w:ins>
      <w:ins w:id="30" w:author="Dunsby, Christopher W" w:date="2023-05-31T14:42:00Z">
        <w:r w:rsidR="000234E5">
          <w:t xml:space="preserve">f the </w:t>
        </w:r>
        <w:r w:rsidR="002B43B0">
          <w:t xml:space="preserve">camera frame rate is slow (long exposure time) and the plane spacing is small, then the mirror </w:t>
        </w:r>
      </w:ins>
      <w:ins w:id="31" w:author="Dunsby, Christopher W" w:date="2023-05-31T14:43:00Z">
        <w:r w:rsidR="002B43B0">
          <w:t xml:space="preserve">will settle into its new position early in the camera exposure time and the mirror will be approximately stationary during each </w:t>
        </w:r>
      </w:ins>
      <w:ins w:id="32" w:author="Dunsby, Christopher W" w:date="2023-05-31T14:47:00Z">
        <w:r w:rsidR="00305F53">
          <w:t>camera frame</w:t>
        </w:r>
      </w:ins>
      <w:ins w:id="33" w:author="Dunsby, Christopher W" w:date="2023-05-31T14:43:00Z">
        <w:r w:rsidR="002B43B0">
          <w:t xml:space="preserve">. </w:t>
        </w:r>
      </w:ins>
      <w:ins w:id="34" w:author="Dunsby, Christopher W" w:date="2023-05-31T14:47:00Z">
        <w:r w:rsidR="00305F53">
          <w:t xml:space="preserve">Otherwise, the mirror will be moving during the first part of each </w:t>
        </w:r>
      </w:ins>
      <w:ins w:id="35" w:author="Dunsby, Christopher W" w:date="2023-05-31T14:48:00Z">
        <w:r w:rsidR="00B96958">
          <w:t xml:space="preserve">frame and settle during the frame. </w:t>
        </w:r>
      </w:ins>
      <w:ins w:id="36" w:author="Sparks, Hugh D" w:date="2023-05-30T18:21:00Z">
        <w:del w:id="37" w:author="Dunsby, Christopher W" w:date="2023-05-31T14:48:00Z">
          <w:r w:rsidR="00CC08D7" w:rsidDel="00B96958">
            <w:delText xml:space="preserve"> The </w:delText>
          </w:r>
        </w:del>
      </w:ins>
      <w:ins w:id="38" w:author="Sparks, Hugh D" w:date="2023-05-30T18:22:00Z">
        <w:del w:id="39" w:author="Dunsby, Christopher W" w:date="2023-05-31T14:48:00Z">
          <w:r w:rsidR="00CC08D7" w:rsidDel="00B96958">
            <w:delText xml:space="preserve">mirrors do not necessarily move at a constant motion during the volume scan but can move in a stop/start motion depending on the exposure time , spacing between z-planes and the response time of the </w:delText>
          </w:r>
        </w:del>
      </w:ins>
      <w:ins w:id="40" w:author="Sparks, Hugh D" w:date="2023-05-30T18:23:00Z">
        <w:del w:id="41" w:author="Dunsby, Christopher W" w:date="2023-05-31T14:48:00Z">
          <w:r w:rsidR="00CC08D7" w:rsidDel="00B96958">
            <w:delText xml:space="preserve">piezo. </w:delText>
          </w:r>
        </w:del>
        <w:r w:rsidR="00CC08D7">
          <w:t xml:space="preserve">In summary the motion profile </w:t>
        </w:r>
      </w:ins>
      <w:ins w:id="42" w:author="Dunsby, Christopher W" w:date="2023-05-31T14:48:00Z">
        <w:r w:rsidR="00B96958">
          <w:t xml:space="preserve">of the mirror </w:t>
        </w:r>
      </w:ins>
      <w:ins w:id="43" w:author="Sparks, Hugh D" w:date="2023-05-30T18:23:00Z">
        <w:r w:rsidR="00CC08D7">
          <w:t xml:space="preserve">and the </w:t>
        </w:r>
        <w:del w:id="44" w:author="Dunsby, Christopher W" w:date="2023-05-31T14:48:00Z">
          <w:r w:rsidR="00CC08D7" w:rsidDel="00B96958">
            <w:delText>blur</w:delText>
          </w:r>
        </w:del>
      </w:ins>
      <w:ins w:id="45" w:author="Dunsby, Christopher W" w:date="2023-05-31T14:48:00Z">
        <w:r w:rsidR="00B96958">
          <w:t>amount of mirror motion during each camera frame</w:t>
        </w:r>
      </w:ins>
      <w:ins w:id="46" w:author="Sparks, Hugh D" w:date="2023-05-30T18:23:00Z">
        <w:r w:rsidR="00CC08D7">
          <w:t xml:space="preserve"> is a function of the </w:t>
        </w:r>
        <w:r w:rsidR="00817067">
          <w:t xml:space="preserve">z-plane spacing, the speed of the piezo, </w:t>
        </w:r>
      </w:ins>
      <w:ins w:id="47" w:author="Sparks, Hugh D" w:date="2023-05-30T18:24:00Z">
        <w:r w:rsidR="00817067">
          <w:t>and the exposure time</w:t>
        </w:r>
      </w:ins>
      <w:ins w:id="48" w:author="Dunsby, Christopher W" w:date="2023-05-31T14:48:00Z">
        <w:r w:rsidR="00C2051C">
          <w:t>.</w:t>
        </w:r>
      </w:ins>
      <w:ins w:id="49" w:author="Sparks, Hugh D" w:date="2023-05-30T18:24:00Z">
        <w:r w:rsidR="00817067">
          <w:t xml:space="preserve"> </w:t>
        </w:r>
        <w:del w:id="50" w:author="Dunsby, Christopher W" w:date="2023-05-31T14:48:00Z">
          <w:r w:rsidR="00817067" w:rsidDel="00C2051C">
            <w:delText>and t</w:delText>
          </w:r>
        </w:del>
        <w:del w:id="51" w:author="Dunsby, Christopher W" w:date="2023-05-31T14:49:00Z">
          <w:r w:rsidR="00817067" w:rsidDel="00C2051C">
            <w:delText>he motion is triggered by the rising edge of the cameras global exposure signal not the falling edge. Indeed t</w:delText>
          </w:r>
        </w:del>
      </w:ins>
      <w:ins w:id="52" w:author="Dunsby, Christopher W" w:date="2023-05-31T14:49:00Z">
        <w:r w:rsidR="00C2051C">
          <w:t>T</w:t>
        </w:r>
      </w:ins>
      <w:ins w:id="53" w:author="Sparks, Hugh D" w:date="2023-05-30T18:24:00Z">
        <w:r w:rsidR="00817067">
          <w:t xml:space="preserve">his </w:t>
        </w:r>
        <w:del w:id="54" w:author="Dunsby, Christopher W" w:date="2023-05-31T14:49:00Z">
          <w:r w:rsidR="00817067" w:rsidDel="00C2051C">
            <w:delText>is</w:delText>
          </w:r>
        </w:del>
      </w:ins>
      <w:ins w:id="55" w:author="Dunsby, Christopher W" w:date="2023-05-31T14:49:00Z">
        <w:r w:rsidR="00C2051C">
          <w:t>triggering mode</w:t>
        </w:r>
      </w:ins>
      <w:ins w:id="56" w:author="Sparks, Hugh D" w:date="2023-05-30T18:24:00Z">
        <w:r w:rsidR="00817067">
          <w:t xml:space="preserve"> </w:t>
        </w:r>
      </w:ins>
      <w:ins w:id="57" w:author="Dvinskikh, Liuba" w:date="2023-05-31T17:07:00Z">
        <w:r w:rsidR="00B547F7">
          <w:t xml:space="preserve">is </w:t>
        </w:r>
      </w:ins>
      <w:ins w:id="58" w:author="Sparks, Hugh D" w:date="2023-05-30T18:24:00Z">
        <w:r w:rsidR="00817067">
          <w:t xml:space="preserve">complicated </w:t>
        </w:r>
        <w:del w:id="59" w:author="Dunsby, Christopher W" w:date="2023-05-31T14:49:00Z">
          <w:r w:rsidR="00817067" w:rsidDel="00C2051C">
            <w:delText xml:space="preserve">and therefore not recommended </w:delText>
          </w:r>
        </w:del>
        <w:r w:rsidR="00817067">
          <w:t xml:space="preserve">and needs to </w:t>
        </w:r>
        <w:del w:id="60" w:author="Dunsby, Christopher W" w:date="2023-05-31T14:49:00Z">
          <w:r w:rsidR="00817067" w:rsidDel="00C2051C">
            <w:delText xml:space="preserve">be evaluated </w:delText>
          </w:r>
        </w:del>
      </w:ins>
      <w:ins w:id="61" w:author="Dunsby, Christopher W" w:date="2023-05-31T14:49:00Z">
        <w:r w:rsidR="00C2051C">
          <w:t xml:space="preserve">configured carefully </w:t>
        </w:r>
      </w:ins>
      <w:ins w:id="62" w:author="Sparks, Hugh D" w:date="2023-05-30T18:25:00Z">
        <w:r w:rsidR="00817067">
          <w:lastRenderedPageBreak/>
          <w:t xml:space="preserve">for </w:t>
        </w:r>
        <w:del w:id="63" w:author="Dunsby, Christopher W" w:date="2023-05-31T14:49:00Z">
          <w:r w:rsidR="00817067" w:rsidDel="00C2051C">
            <w:delText>different parameter values. The speed benefit is traded against motion blur</w:delText>
          </w:r>
        </w:del>
      </w:ins>
      <w:ins w:id="64" w:author="Dunsby, Christopher W" w:date="2023-05-31T14:49:00Z">
        <w:r w:rsidR="00C2051C">
          <w:t>a given situation</w:t>
        </w:r>
      </w:ins>
      <w:ins w:id="65" w:author="Sparks, Hugh D" w:date="2023-05-30T18:25:00Z">
        <w:r w:rsidR="00817067">
          <w:t xml:space="preserve">. </w:t>
        </w:r>
      </w:ins>
      <w:del w:id="66" w:author="Sparks, Hugh D" w:date="2023-05-30T18:21:00Z">
        <w:r w:rsidDel="00CC08D7">
          <w:delText>move at a constant velocity during image acquisition. Therefore, t</w:delText>
        </w:r>
        <w:r w:rsidR="007233E0" w:rsidRPr="00CD59DE" w:rsidDel="00CC08D7">
          <w:delText xml:space="preserve">here will be motion blur </w:delText>
        </w:r>
        <w:r w:rsidDel="00CC08D7">
          <w:delText>if the time between images is long compared to the light-sheet thickness. T</w:delText>
        </w:r>
        <w:r w:rsidR="00CD59DE" w:rsidDel="00CC08D7">
          <w:delText xml:space="preserve">he </w:delText>
        </w:r>
        <w:r w:rsidDel="00CC08D7">
          <w:delText xml:space="preserve">image </w:delText>
        </w:r>
        <w:r w:rsidR="00CD59DE" w:rsidDel="00CC08D7">
          <w:delText xml:space="preserve">acquisition will be </w:delText>
        </w:r>
        <w:r w:rsidR="007233E0" w:rsidRPr="00CD59DE" w:rsidDel="00CC08D7">
          <w:delText>relatively fast.</w:delText>
        </w:r>
        <w:commentRangeEnd w:id="12"/>
        <w:r w:rsidR="00B70BAD" w:rsidDel="00CC08D7">
          <w:rPr>
            <w:rStyle w:val="CommentReference"/>
          </w:rPr>
          <w:commentReference w:id="12"/>
        </w:r>
      </w:del>
      <w:commentRangeEnd w:id="13"/>
      <w:r w:rsidR="00817067">
        <w:rPr>
          <w:rStyle w:val="CommentReference"/>
        </w:rPr>
        <w:commentReference w:id="13"/>
      </w:r>
      <w:commentRangeEnd w:id="14"/>
      <w:r w:rsidR="00A54146">
        <w:rPr>
          <w:rStyle w:val="CommentReference"/>
        </w:rPr>
        <w:commentReference w:id="14"/>
      </w:r>
    </w:p>
    <w:p w14:paraId="7EA3012F" w14:textId="1FC5AC05" w:rsidR="007233E0" w:rsidRPr="000D07E5" w:rsidRDefault="007233E0" w:rsidP="00CD59DE">
      <w:pPr>
        <w:pStyle w:val="ListParagraph"/>
        <w:numPr>
          <w:ilvl w:val="0"/>
          <w:numId w:val="19"/>
        </w:numPr>
      </w:pPr>
      <w:r w:rsidRPr="00516E56">
        <w:rPr>
          <w:b/>
          <w:bCs/>
        </w:rPr>
        <w:t>NOTE:</w:t>
      </w:r>
      <w:r w:rsidRPr="007233E0">
        <w:t> </w:t>
      </w:r>
      <w:ins w:id="67" w:author="Dunsby, Christopher W" w:date="2023-05-31T14:50:00Z">
        <w:r w:rsidR="0000588F">
          <w:t>U</w:t>
        </w:r>
      </w:ins>
      <w:del w:id="68" w:author="Dunsby, Christopher W" w:date="2023-05-31T14:49:00Z">
        <w:r w:rsidR="00B70BAD" w:rsidDel="0000588F">
          <w:delText>u</w:delText>
        </w:r>
      </w:del>
      <w:r w:rsidR="00B70BAD">
        <w:t>se</w:t>
      </w:r>
      <w:r w:rsidRPr="007233E0">
        <w:t xml:space="preserve"> option 1 above if unsure.</w:t>
      </w:r>
      <w:del w:id="69" w:author="Dunsby, Christopher W" w:date="2023-05-31T14:50:00Z">
        <w:r w:rsidRPr="007233E0" w:rsidDel="0000588F">
          <w:delText xml:space="preserve"> Choice depends on height of image in pixels, exposure time, z</w:delText>
        </w:r>
        <w:r w:rsidR="00516E56" w:rsidDel="0000588F">
          <w:delText>-</w:delText>
        </w:r>
        <w:r w:rsidRPr="007233E0" w:rsidDel="0000588F">
          <w:delText>step size</w:delText>
        </w:r>
        <w:r w:rsidR="00516E56" w:rsidDel="0000588F">
          <w:delText>.</w:delText>
        </w:r>
      </w:del>
    </w:p>
    <w:p w14:paraId="1F0C9161" w14:textId="3F30332F" w:rsidR="007233E0" w:rsidRDefault="007233E0" w:rsidP="007233E0">
      <w:pPr>
        <w:pStyle w:val="Heading1"/>
        <w:rPr>
          <w:rFonts w:eastAsia="Times New Roman"/>
          <w:lang w:eastAsia="en-GB"/>
        </w:rPr>
      </w:pPr>
      <w:r>
        <w:rPr>
          <w:rFonts w:eastAsia="Times New Roman"/>
          <w:lang w:eastAsia="en-GB"/>
        </w:rPr>
        <w:t>Wizard completed</w:t>
      </w:r>
    </w:p>
    <w:p w14:paraId="3728756E" w14:textId="212D2279" w:rsidR="007233E0" w:rsidRPr="007233E0" w:rsidRDefault="007233E0" w:rsidP="000D07E5">
      <w:pPr>
        <w:rPr>
          <w:lang w:eastAsia="en-GB"/>
        </w:rPr>
      </w:pPr>
      <w:r>
        <w:rPr>
          <w:noProof/>
          <w:lang w:eastAsia="en-GB"/>
        </w:rPr>
        <w:drawing>
          <wp:inline distT="0" distB="0" distL="0" distR="0" wp14:anchorId="385547EA" wp14:editId="1D5EC262">
            <wp:extent cx="3698543" cy="21994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2217" cy="2207598"/>
                    </a:xfrm>
                    <a:prstGeom prst="rect">
                      <a:avLst/>
                    </a:prstGeom>
                    <a:noFill/>
                    <a:ln>
                      <a:noFill/>
                    </a:ln>
                  </pic:spPr>
                </pic:pic>
              </a:graphicData>
            </a:graphic>
          </wp:inline>
        </w:drawing>
      </w:r>
    </w:p>
    <w:p w14:paraId="42FACA9F" w14:textId="43EFE4DE" w:rsidR="007233E0" w:rsidRPr="00B70BAD" w:rsidRDefault="00B70BAD" w:rsidP="00B70BAD">
      <w:pPr>
        <w:pStyle w:val="ListParagraph"/>
        <w:numPr>
          <w:ilvl w:val="0"/>
          <w:numId w:val="19"/>
        </w:numPr>
      </w:pPr>
      <w:r>
        <w:t>O</w:t>
      </w:r>
      <w:r w:rsidR="007233E0" w:rsidRPr="00B70BAD">
        <w:t>nce all steps in the JOB script setup have been addressed the green button is enabled and the acquisition can be started</w:t>
      </w:r>
      <w:r>
        <w:t>.</w:t>
      </w:r>
    </w:p>
    <w:p w14:paraId="79601839" w14:textId="563F3D17" w:rsidR="009F6DB7" w:rsidRDefault="009F6DB7" w:rsidP="009F6DB7"/>
    <w:p w14:paraId="094397A0" w14:textId="77777777" w:rsidR="000D07E5" w:rsidRDefault="009F6DB7" w:rsidP="009F6DB7">
      <w:pPr>
        <w:pStyle w:val="Heading1"/>
      </w:pPr>
      <w:r>
        <w:lastRenderedPageBreak/>
        <w:t>Run acquisition</w:t>
      </w:r>
    </w:p>
    <w:p w14:paraId="53178813" w14:textId="5D7D4418" w:rsidR="009F6DB7" w:rsidRDefault="00FB24EA" w:rsidP="000D07E5">
      <w:pPr>
        <w:pStyle w:val="NoSpacing"/>
      </w:pPr>
      <w:r>
        <w:rPr>
          <w:noProof/>
        </w:rPr>
        <w:drawing>
          <wp:inline distT="0" distB="0" distL="0" distR="0" wp14:anchorId="1A0D9A7D" wp14:editId="45DCE202">
            <wp:extent cx="4343937" cy="37940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52055" cy="3801168"/>
                    </a:xfrm>
                    <a:prstGeom prst="rect">
                      <a:avLst/>
                    </a:prstGeom>
                    <a:noFill/>
                    <a:ln>
                      <a:noFill/>
                    </a:ln>
                  </pic:spPr>
                </pic:pic>
              </a:graphicData>
            </a:graphic>
          </wp:inline>
        </w:drawing>
      </w:r>
    </w:p>
    <w:p w14:paraId="456FE762" w14:textId="710C805A" w:rsidR="007233E0" w:rsidRDefault="007233E0" w:rsidP="007233E0"/>
    <w:p w14:paraId="72342CCF" w14:textId="77777777" w:rsidR="00B70BAD" w:rsidRDefault="007233E0" w:rsidP="007233E0">
      <w:pPr>
        <w:pStyle w:val="ListParagraph"/>
        <w:numPr>
          <w:ilvl w:val="0"/>
          <w:numId w:val="13"/>
        </w:numPr>
      </w:pPr>
      <w:r>
        <w:t xml:space="preserve">Acquisition is initiated by pressing </w:t>
      </w:r>
      <w:r w:rsidR="00B70BAD">
        <w:t xml:space="preserve">the </w:t>
      </w:r>
      <w:r>
        <w:t>green button.</w:t>
      </w:r>
      <w:r w:rsidR="00B70BAD">
        <w:t xml:space="preserve"> The p</w:t>
      </w:r>
      <w:r>
        <w:t xml:space="preserve">rogress bars at the top indicate </w:t>
      </w:r>
      <w:r w:rsidR="00B70BAD">
        <w:t xml:space="preserve">the progress of the </w:t>
      </w:r>
      <w:r>
        <w:t>acquisition</w:t>
      </w:r>
      <w:r w:rsidR="00B70BAD">
        <w:t>.</w:t>
      </w:r>
    </w:p>
    <w:p w14:paraId="07A4F02A" w14:textId="15BC0DE9" w:rsidR="007233E0" w:rsidRDefault="00B70BAD" w:rsidP="007233E0">
      <w:pPr>
        <w:pStyle w:val="ListParagraph"/>
        <w:numPr>
          <w:ilvl w:val="0"/>
          <w:numId w:val="13"/>
        </w:numPr>
      </w:pPr>
      <w:r>
        <w:t>In the example shown in the figure above, the acquisition is performing:</w:t>
      </w:r>
    </w:p>
    <w:p w14:paraId="6A96F6A2" w14:textId="7DE6B68A" w:rsidR="007233E0" w:rsidRDefault="007233E0" w:rsidP="007233E0">
      <w:pPr>
        <w:pStyle w:val="ListParagraph"/>
        <w:numPr>
          <w:ilvl w:val="1"/>
          <w:numId w:val="13"/>
        </w:numPr>
      </w:pPr>
      <w:r>
        <w:t xml:space="preserve">Timelapse </w:t>
      </w:r>
      <w:r w:rsidR="00B70BAD">
        <w:t xml:space="preserve">acquisition at </w:t>
      </w:r>
      <w:r w:rsidR="000D3F7B">
        <w:t>x</w:t>
      </w:r>
      <w:r>
        <w:t>10 time points</w:t>
      </w:r>
      <w:r w:rsidR="005E7EE5">
        <w:t xml:space="preserve"> – shown by progress bar ‘Timelapse1’.</w:t>
      </w:r>
    </w:p>
    <w:p w14:paraId="27C78FA9" w14:textId="6CB4DBBF" w:rsidR="007233E0" w:rsidRDefault="00B547F7" w:rsidP="007233E0">
      <w:pPr>
        <w:pStyle w:val="ListParagraph"/>
        <w:numPr>
          <w:ilvl w:val="1"/>
          <w:numId w:val="13"/>
        </w:numPr>
      </w:pPr>
      <w:ins w:id="70" w:author="Dvinskikh, Liuba" w:date="2023-05-31T17:08:00Z">
        <w:r>
          <w:t>Fo</w:t>
        </w:r>
      </w:ins>
      <w:ins w:id="71" w:author="OPMuser" w:date="2023-05-31T17:15:00Z">
        <w:r w:rsidR="00A54146">
          <w:t>r</w:t>
        </w:r>
      </w:ins>
      <w:ins w:id="72" w:author="Dvinskikh, Liuba" w:date="2023-05-31T17:08:00Z">
        <w:r>
          <w:t xml:space="preserve"> each time point, i</w:t>
        </w:r>
      </w:ins>
      <w:del w:id="73" w:author="Dvinskikh, Liuba" w:date="2023-05-31T17:08:00Z">
        <w:r w:rsidR="005E7EE5" w:rsidDel="00B547F7">
          <w:delText>I</w:delText>
        </w:r>
      </w:del>
      <w:r w:rsidR="005E7EE5">
        <w:t>maging</w:t>
      </w:r>
      <w:ins w:id="74" w:author="Dvinskikh, Liuba" w:date="2023-05-31T17:08:00Z">
        <w:r>
          <w:t xml:space="preserve"> x4 </w:t>
        </w:r>
      </w:ins>
      <w:r w:rsidR="005E7EE5">
        <w:t xml:space="preserve"> </w:t>
      </w:r>
      <w:del w:id="75" w:author="Dvinskikh, Liuba" w:date="2023-05-31T17:07:00Z">
        <w:r w:rsidR="005E7EE5" w:rsidDel="00B547F7">
          <w:delText xml:space="preserve">8 </w:delText>
        </w:r>
      </w:del>
      <w:proofErr w:type="spellStart"/>
      <w:r w:rsidR="005E7EE5">
        <w:t>xyz</w:t>
      </w:r>
      <w:proofErr w:type="spellEnd"/>
      <w:r w:rsidR="005E7EE5">
        <w:t xml:space="preserve"> </w:t>
      </w:r>
      <w:ins w:id="76" w:author="Dvinskikh, Liuba" w:date="2023-05-31T17:08:00Z">
        <w:r>
          <w:t>locations</w:t>
        </w:r>
      </w:ins>
      <w:ins w:id="77" w:author="Dvinskikh, Liuba" w:date="2023-05-31T17:10:00Z">
        <w:r w:rsidR="009B1CFA">
          <w:t xml:space="preserve"> from a predetermined position list</w:t>
        </w:r>
      </w:ins>
      <w:r w:rsidR="005E7EE5">
        <w:t>– shown by progress bar ‘Points2’.</w:t>
      </w:r>
    </w:p>
    <w:p w14:paraId="0E9E2B9B" w14:textId="7B8DEEDC" w:rsidR="007233E0" w:rsidRDefault="00B547F7" w:rsidP="007233E0">
      <w:pPr>
        <w:pStyle w:val="ListParagraph"/>
        <w:numPr>
          <w:ilvl w:val="1"/>
          <w:numId w:val="13"/>
        </w:numPr>
      </w:pPr>
      <w:ins w:id="78" w:author="Dvinskikh, Liuba" w:date="2023-05-31T17:08:00Z">
        <w:r>
          <w:t xml:space="preserve">For each </w:t>
        </w:r>
        <w:proofErr w:type="spellStart"/>
        <w:r>
          <w:t>xyx</w:t>
        </w:r>
        <w:proofErr w:type="spellEnd"/>
        <w:r>
          <w:t xml:space="preserve"> location, i</w:t>
        </w:r>
      </w:ins>
      <w:del w:id="79" w:author="Dvinskikh, Liuba" w:date="2023-05-31T17:08:00Z">
        <w:r w:rsidR="005E7EE5" w:rsidDel="00B547F7">
          <w:delText>I</w:delText>
        </w:r>
      </w:del>
      <w:r w:rsidR="005E7EE5">
        <w:t xml:space="preserve">maging both dOPM views </w:t>
      </w:r>
      <w:r w:rsidR="007233E0">
        <w:t xml:space="preserve">– </w:t>
      </w:r>
      <w:r w:rsidR="005E7EE5">
        <w:t>shown by progress bar ‘Repeat1’.</w:t>
      </w:r>
    </w:p>
    <w:p w14:paraId="3DC7C3B7" w14:textId="447BF607" w:rsidR="007233E0" w:rsidRDefault="00B547F7" w:rsidP="007233E0">
      <w:pPr>
        <w:pStyle w:val="ListParagraph"/>
        <w:numPr>
          <w:ilvl w:val="1"/>
          <w:numId w:val="13"/>
        </w:numPr>
      </w:pPr>
      <w:ins w:id="80" w:author="Dvinskikh, Liuba" w:date="2023-05-31T17:09:00Z">
        <w:r>
          <w:t xml:space="preserve">For each dOPM view, a </w:t>
        </w:r>
      </w:ins>
      <w:del w:id="81" w:author="Dvinskikh, Liuba" w:date="2023-05-31T17:08:00Z">
        <w:r w:rsidR="005E7EE5" w:rsidDel="00B547F7">
          <w:delText xml:space="preserve">A </w:delText>
        </w:r>
      </w:del>
      <w:ins w:id="82" w:author="Dvinskikh, Liuba" w:date="2023-05-31T17:08:00Z">
        <w:r>
          <w:t xml:space="preserve"> </w:t>
        </w:r>
      </w:ins>
      <w:r w:rsidR="005E7EE5">
        <w:t>z-stack of 101 planes – shown by progress bar ‘</w:t>
      </w:r>
      <w:proofErr w:type="spellStart"/>
      <w:r w:rsidR="007233E0">
        <w:t>Z</w:t>
      </w:r>
      <w:r w:rsidR="005E7EE5">
        <w:t>S</w:t>
      </w:r>
      <w:r w:rsidR="007233E0">
        <w:t>tack</w:t>
      </w:r>
      <w:proofErr w:type="spellEnd"/>
      <w:r w:rsidR="005E7EE5">
        <w:t>’.</w:t>
      </w:r>
    </w:p>
    <w:p w14:paraId="62ECB82D" w14:textId="4F868122" w:rsidR="009D1B9F" w:rsidRDefault="005E7EE5" w:rsidP="005E7EE5">
      <w:pPr>
        <w:pStyle w:val="Heading1"/>
        <w:rPr>
          <w:b/>
          <w:bCs/>
          <w:u w:val="single"/>
        </w:rPr>
      </w:pPr>
      <w:r>
        <w:t>Points to note</w:t>
      </w:r>
    </w:p>
    <w:p w14:paraId="13A6A5BA" w14:textId="367456FE" w:rsidR="000D07E5" w:rsidRPr="009D1B9F" w:rsidRDefault="005E7EE5" w:rsidP="000D07E5">
      <w:pPr>
        <w:pStyle w:val="ListParagraph"/>
        <w:numPr>
          <w:ilvl w:val="0"/>
          <w:numId w:val="20"/>
        </w:numPr>
        <w:rPr>
          <w:b/>
          <w:bCs/>
          <w:u w:val="single"/>
        </w:rPr>
      </w:pPr>
      <w:r>
        <w:rPr>
          <w:b/>
          <w:bCs/>
        </w:rPr>
        <w:t>This script a</w:t>
      </w:r>
      <w:r w:rsidR="009D1B9F">
        <w:rPr>
          <w:b/>
          <w:bCs/>
        </w:rPr>
        <w:t>cquir</w:t>
      </w:r>
      <w:r>
        <w:rPr>
          <w:b/>
          <w:bCs/>
        </w:rPr>
        <w:t>es</w:t>
      </w:r>
      <w:r w:rsidR="009D1B9F">
        <w:rPr>
          <w:b/>
          <w:bCs/>
        </w:rPr>
        <w:t xml:space="preserve"> data </w:t>
      </w:r>
      <w:r>
        <w:rPr>
          <w:b/>
          <w:bCs/>
        </w:rPr>
        <w:t>using</w:t>
      </w:r>
      <w:r w:rsidR="009D1B9F">
        <w:rPr>
          <w:b/>
          <w:bCs/>
        </w:rPr>
        <w:t xml:space="preserve"> both dOPM views</w:t>
      </w:r>
      <w:r>
        <w:rPr>
          <w:b/>
          <w:bCs/>
        </w:rPr>
        <w:t>.</w:t>
      </w:r>
    </w:p>
    <w:p w14:paraId="666A81F1" w14:textId="77777777" w:rsidR="005E7EE5" w:rsidRPr="005E7EE5" w:rsidRDefault="005E7EE5" w:rsidP="000D07E5">
      <w:pPr>
        <w:pStyle w:val="ListParagraph"/>
        <w:numPr>
          <w:ilvl w:val="0"/>
          <w:numId w:val="20"/>
        </w:numPr>
        <w:rPr>
          <w:b/>
          <w:bCs/>
          <w:u w:val="single"/>
        </w:rPr>
      </w:pPr>
      <w:r>
        <w:rPr>
          <w:b/>
          <w:bCs/>
        </w:rPr>
        <w:t>Remember to ensure that the w</w:t>
      </w:r>
      <w:r w:rsidR="009D1B9F">
        <w:rPr>
          <w:b/>
          <w:bCs/>
        </w:rPr>
        <w:t xml:space="preserve">ell locations </w:t>
      </w:r>
      <w:r>
        <w:rPr>
          <w:b/>
          <w:bCs/>
        </w:rPr>
        <w:t xml:space="preserve">selected </w:t>
      </w:r>
      <w:r w:rsidR="009D1B9F">
        <w:rPr>
          <w:b/>
          <w:bCs/>
        </w:rPr>
        <w:t xml:space="preserve">are compatible with </w:t>
      </w:r>
      <w:r>
        <w:rPr>
          <w:b/>
          <w:bCs/>
        </w:rPr>
        <w:t xml:space="preserve">the </w:t>
      </w:r>
      <w:r w:rsidR="009D1B9F">
        <w:rPr>
          <w:b/>
          <w:bCs/>
        </w:rPr>
        <w:t xml:space="preserve">60x objective and any water immersion cap </w:t>
      </w:r>
      <w:r>
        <w:rPr>
          <w:b/>
          <w:bCs/>
        </w:rPr>
        <w:t xml:space="preserve">that has been fitted </w:t>
      </w:r>
      <w:r w:rsidR="009D1B9F">
        <w:rPr>
          <w:b/>
          <w:bCs/>
        </w:rPr>
        <w:t>on top</w:t>
      </w:r>
    </w:p>
    <w:p w14:paraId="59D58515" w14:textId="77777777" w:rsidR="005E7EE5" w:rsidRPr="005E7EE5" w:rsidRDefault="005E7EE5" w:rsidP="005E7EE5">
      <w:pPr>
        <w:pStyle w:val="ListParagraph"/>
        <w:numPr>
          <w:ilvl w:val="1"/>
          <w:numId w:val="20"/>
        </w:numPr>
        <w:rPr>
          <w:b/>
          <w:bCs/>
          <w:u w:val="single"/>
        </w:rPr>
      </w:pPr>
      <w:r>
        <w:rPr>
          <w:b/>
          <w:bCs/>
        </w:rPr>
        <w:t>The</w:t>
      </w:r>
      <w:r w:rsidR="009D1B9F">
        <w:rPr>
          <w:b/>
          <w:bCs/>
        </w:rPr>
        <w:t xml:space="preserve"> 60x objective cannot typically reach the </w:t>
      </w:r>
      <w:r>
        <w:rPr>
          <w:b/>
          <w:bCs/>
        </w:rPr>
        <w:t xml:space="preserve">very </w:t>
      </w:r>
      <w:r w:rsidR="009D1B9F">
        <w:rPr>
          <w:b/>
          <w:bCs/>
        </w:rPr>
        <w:t>edges of a plate.</w:t>
      </w:r>
    </w:p>
    <w:p w14:paraId="1ADE81A6" w14:textId="6F5F6E49" w:rsidR="009D1B9F" w:rsidRPr="005E7EE5" w:rsidRDefault="009D1B9F" w:rsidP="005E7EE5">
      <w:pPr>
        <w:pStyle w:val="ListParagraph"/>
        <w:numPr>
          <w:ilvl w:val="1"/>
          <w:numId w:val="20"/>
        </w:numPr>
        <w:rPr>
          <w:b/>
          <w:bCs/>
          <w:u w:val="single"/>
        </w:rPr>
      </w:pPr>
      <w:r>
        <w:rPr>
          <w:b/>
          <w:bCs/>
        </w:rPr>
        <w:t>Do not proceed with any 60x based experiment if this is not clear to user and ask for help.</w:t>
      </w:r>
    </w:p>
    <w:p w14:paraId="3B16E9CB" w14:textId="24DBBE20" w:rsidR="005E7EE5" w:rsidRPr="009D1B9F" w:rsidRDefault="005E7EE5" w:rsidP="005E7EE5">
      <w:pPr>
        <w:pStyle w:val="ListParagraph"/>
        <w:numPr>
          <w:ilvl w:val="1"/>
          <w:numId w:val="20"/>
        </w:numPr>
        <w:rPr>
          <w:b/>
          <w:bCs/>
          <w:u w:val="single"/>
        </w:rPr>
      </w:pPr>
      <w:r>
        <w:rPr>
          <w:b/>
          <w:bCs/>
        </w:rPr>
        <w:t>When the water immersion cap is fitted then there will be further restriction on the outer regions of the plate that can be imaged.</w:t>
      </w:r>
    </w:p>
    <w:p w14:paraId="1C286C6C" w14:textId="55D4320A" w:rsidR="000D07E5" w:rsidRDefault="000D07E5" w:rsidP="000D07E5"/>
    <w:p w14:paraId="48909C6C" w14:textId="4D0EFA65" w:rsidR="000D07E5" w:rsidRDefault="000D07E5" w:rsidP="000D07E5"/>
    <w:p w14:paraId="663AD977" w14:textId="7AB5A8A2" w:rsidR="000D07E5" w:rsidRDefault="000D07E5" w:rsidP="000D07E5"/>
    <w:p w14:paraId="2613391A" w14:textId="475906FC" w:rsidR="000D07E5" w:rsidRPr="007233E0" w:rsidRDefault="000D07E5" w:rsidP="000D07E5"/>
    <w:sectPr w:rsidR="000D07E5" w:rsidRPr="007233E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Chris Dunsby" w:date="2023-05-25T18:47:00Z" w:initials="DCW">
    <w:p w14:paraId="49BBF490" w14:textId="6675B355" w:rsidR="00B70BAD" w:rsidRDefault="00B70BAD">
      <w:pPr>
        <w:pStyle w:val="CommentText"/>
      </w:pPr>
      <w:r>
        <w:rPr>
          <w:rStyle w:val="CommentReference"/>
        </w:rPr>
        <w:annotationRef/>
      </w:r>
      <w:r>
        <w:t>Please check.</w:t>
      </w:r>
    </w:p>
  </w:comment>
  <w:comment w:id="13" w:author="Sparks, Hugh D" w:date="2023-05-30T18:26:00Z" w:initials="SHD">
    <w:p w14:paraId="47B6FBAE" w14:textId="2C5DCF17" w:rsidR="00817067" w:rsidRDefault="00817067">
      <w:pPr>
        <w:pStyle w:val="CommentText"/>
      </w:pPr>
      <w:r>
        <w:rPr>
          <w:rStyle w:val="CommentReference"/>
        </w:rPr>
        <w:annotationRef/>
      </w:r>
      <w:r>
        <w:t xml:space="preserve">It depends on exposure </w:t>
      </w:r>
      <w:proofErr w:type="spellStart"/>
      <w:r>
        <w:t>time,z</w:t>
      </w:r>
      <w:proofErr w:type="spellEnd"/>
      <w:r>
        <w:t xml:space="preserve"> plane spacing, piezo response time and the fact that triggering of NIDAQ pattern is fixed to the rising edge of the camera global exposure and there is not a way to change the triggering to be on the falling edge.</w:t>
      </w:r>
    </w:p>
  </w:comment>
  <w:comment w:id="14" w:author="Dvinskikh, Liuba" w:date="2023-05-31T17:15:00Z" w:initials="DL">
    <w:p w14:paraId="744A58CD" w14:textId="6C6BD77F" w:rsidR="00A54146" w:rsidRDefault="00A54146">
      <w:pPr>
        <w:pStyle w:val="CommentText"/>
      </w:pPr>
      <w:r>
        <w:rPr>
          <w:rStyle w:val="CommentReference"/>
        </w:rPr>
        <w:annotationRef/>
      </w:r>
      <w:r>
        <w:t>Looks good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BBF490" w15:done="0"/>
  <w15:commentEx w15:paraId="47B6FBAE" w15:paraIdParent="49BBF490" w15:done="0"/>
  <w15:commentEx w15:paraId="744A58CD" w15:paraIdParent="49BBF4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A2BC4" w16cex:dateUtc="2023-05-25T17:47:00Z"/>
  <w16cex:commentExtensible w16cex:durableId="2821FF24" w16cex:dateUtc="2023-05-31T16: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BBF490" w16cid:durableId="281A2BC4"/>
  <w16cid:commentId w16cid:paraId="47B6FBAE" w16cid:durableId="2820BE44"/>
  <w16cid:commentId w16cid:paraId="744A58CD" w16cid:durableId="2821FF2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4927"/>
    <w:multiLevelType w:val="multilevel"/>
    <w:tmpl w:val="4568FE1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C7E03"/>
    <w:multiLevelType w:val="hybridMultilevel"/>
    <w:tmpl w:val="33E8DC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A20A08"/>
    <w:multiLevelType w:val="hybridMultilevel"/>
    <w:tmpl w:val="43A46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9B38CE"/>
    <w:multiLevelType w:val="hybridMultilevel"/>
    <w:tmpl w:val="E53CF46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5E22EC"/>
    <w:multiLevelType w:val="multilevel"/>
    <w:tmpl w:val="DC8EE9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F41321"/>
    <w:multiLevelType w:val="hybridMultilevel"/>
    <w:tmpl w:val="0BD69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931212"/>
    <w:multiLevelType w:val="hybridMultilevel"/>
    <w:tmpl w:val="EE0C0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F903C9"/>
    <w:multiLevelType w:val="multilevel"/>
    <w:tmpl w:val="E4E251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A058AE"/>
    <w:multiLevelType w:val="hybridMultilevel"/>
    <w:tmpl w:val="CAC226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971527"/>
    <w:multiLevelType w:val="multilevel"/>
    <w:tmpl w:val="3C609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A665F7"/>
    <w:multiLevelType w:val="multilevel"/>
    <w:tmpl w:val="18245C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772DEF"/>
    <w:multiLevelType w:val="multilevel"/>
    <w:tmpl w:val="DAC0B6D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91287C"/>
    <w:multiLevelType w:val="hybridMultilevel"/>
    <w:tmpl w:val="B2225E52"/>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3217BD4"/>
    <w:multiLevelType w:val="multilevel"/>
    <w:tmpl w:val="A15A6EA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6C4D55"/>
    <w:multiLevelType w:val="multilevel"/>
    <w:tmpl w:val="4568FE1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EA14A6"/>
    <w:multiLevelType w:val="multilevel"/>
    <w:tmpl w:val="C83A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987721"/>
    <w:multiLevelType w:val="multilevel"/>
    <w:tmpl w:val="FD6E1FBA"/>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D94D96"/>
    <w:multiLevelType w:val="multilevel"/>
    <w:tmpl w:val="A15A6EA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DB6393"/>
    <w:multiLevelType w:val="hybridMultilevel"/>
    <w:tmpl w:val="89DAE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0E1B82"/>
    <w:multiLevelType w:val="hybridMultilevel"/>
    <w:tmpl w:val="C5FE2538"/>
    <w:lvl w:ilvl="0" w:tplc="12383EBA">
      <w:numFmt w:val="bullet"/>
      <w:lvlText w:val="•"/>
      <w:lvlJc w:val="left"/>
      <w:pPr>
        <w:ind w:left="1080" w:hanging="72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6A774F"/>
    <w:multiLevelType w:val="multilevel"/>
    <w:tmpl w:val="AEBE6498"/>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4F4ACC"/>
    <w:multiLevelType w:val="multilevel"/>
    <w:tmpl w:val="6CF08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1037A0"/>
    <w:multiLevelType w:val="hybridMultilevel"/>
    <w:tmpl w:val="73366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22"/>
  </w:num>
  <w:num w:numId="4">
    <w:abstractNumId w:val="21"/>
  </w:num>
  <w:num w:numId="5">
    <w:abstractNumId w:val="9"/>
  </w:num>
  <w:num w:numId="6">
    <w:abstractNumId w:val="18"/>
  </w:num>
  <w:num w:numId="7">
    <w:abstractNumId w:val="10"/>
  </w:num>
  <w:num w:numId="8">
    <w:abstractNumId w:val="0"/>
  </w:num>
  <w:num w:numId="9">
    <w:abstractNumId w:val="4"/>
  </w:num>
  <w:num w:numId="10">
    <w:abstractNumId w:val="7"/>
  </w:num>
  <w:num w:numId="11">
    <w:abstractNumId w:val="16"/>
  </w:num>
  <w:num w:numId="12">
    <w:abstractNumId w:val="20"/>
  </w:num>
  <w:num w:numId="13">
    <w:abstractNumId w:val="14"/>
  </w:num>
  <w:num w:numId="14">
    <w:abstractNumId w:val="3"/>
  </w:num>
  <w:num w:numId="15">
    <w:abstractNumId w:val="17"/>
  </w:num>
  <w:num w:numId="16">
    <w:abstractNumId w:val="11"/>
  </w:num>
  <w:num w:numId="17">
    <w:abstractNumId w:val="1"/>
  </w:num>
  <w:num w:numId="18">
    <w:abstractNumId w:val="19"/>
  </w:num>
  <w:num w:numId="19">
    <w:abstractNumId w:val="12"/>
  </w:num>
  <w:num w:numId="20">
    <w:abstractNumId w:val="8"/>
  </w:num>
  <w:num w:numId="21">
    <w:abstractNumId w:val="2"/>
  </w:num>
  <w:num w:numId="22">
    <w:abstractNumId w:val="5"/>
  </w:num>
  <w:num w:numId="23">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unsby, Christopher W">
    <w15:presenceInfo w15:providerId="AD" w15:userId="S::cwd@ic.ac.uk::7d230c85-f939-436d-a3a6-37621e78bc96"/>
  </w15:person>
  <w15:person w15:author="Sparks, Hugh D">
    <w15:presenceInfo w15:providerId="AD" w15:userId="S::hs5110@ic.ac.uk::c2dbdba6-3c9d-4e18-982d-830239637aca"/>
  </w15:person>
  <w15:person w15:author="Dvinskikh, Liuba">
    <w15:presenceInfo w15:providerId="AD" w15:userId="S::ld2613@ic.ac.uk::ed66d64a-42b4-4743-a985-ce0c7ae780c7"/>
  </w15:person>
  <w15:person w15:author="Chris Dunsby">
    <w15:presenceInfo w15:providerId="AD" w15:userId="S::cwd@ic.ac.uk::7d230c85-f939-436d-a3a6-37621e78bc96"/>
  </w15:person>
  <w15:person w15:author="OPMuser">
    <w15:presenceInfo w15:providerId="None" w15:userId="OPM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A8E"/>
    <w:rsid w:val="0000588F"/>
    <w:rsid w:val="000234E5"/>
    <w:rsid w:val="000A0A29"/>
    <w:rsid w:val="000C575B"/>
    <w:rsid w:val="000D07E5"/>
    <w:rsid w:val="000D3F7B"/>
    <w:rsid w:val="000F594B"/>
    <w:rsid w:val="001050B7"/>
    <w:rsid w:val="00153A6E"/>
    <w:rsid w:val="00155899"/>
    <w:rsid w:val="001D2A42"/>
    <w:rsid w:val="001E480E"/>
    <w:rsid w:val="001F4E61"/>
    <w:rsid w:val="0024305A"/>
    <w:rsid w:val="00261835"/>
    <w:rsid w:val="00293F20"/>
    <w:rsid w:val="002B2EFE"/>
    <w:rsid w:val="002B43B0"/>
    <w:rsid w:val="00305F53"/>
    <w:rsid w:val="00334A6D"/>
    <w:rsid w:val="00372B18"/>
    <w:rsid w:val="00387AFF"/>
    <w:rsid w:val="003F3C43"/>
    <w:rsid w:val="004A2588"/>
    <w:rsid w:val="004D107D"/>
    <w:rsid w:val="004D1496"/>
    <w:rsid w:val="00500CA4"/>
    <w:rsid w:val="00516E56"/>
    <w:rsid w:val="005412A9"/>
    <w:rsid w:val="005415FE"/>
    <w:rsid w:val="005532F8"/>
    <w:rsid w:val="005C75E8"/>
    <w:rsid w:val="005E7EE5"/>
    <w:rsid w:val="005F13C5"/>
    <w:rsid w:val="00622FD0"/>
    <w:rsid w:val="006469BC"/>
    <w:rsid w:val="00653797"/>
    <w:rsid w:val="006A2521"/>
    <w:rsid w:val="007233E0"/>
    <w:rsid w:val="00750799"/>
    <w:rsid w:val="00751BB5"/>
    <w:rsid w:val="00787666"/>
    <w:rsid w:val="007C6D0D"/>
    <w:rsid w:val="007F7C82"/>
    <w:rsid w:val="00817067"/>
    <w:rsid w:val="00820A8E"/>
    <w:rsid w:val="00876511"/>
    <w:rsid w:val="00893969"/>
    <w:rsid w:val="008B15DF"/>
    <w:rsid w:val="009067BB"/>
    <w:rsid w:val="00920074"/>
    <w:rsid w:val="00990891"/>
    <w:rsid w:val="00994DDF"/>
    <w:rsid w:val="009B1CFA"/>
    <w:rsid w:val="009B44BB"/>
    <w:rsid w:val="009D1B9F"/>
    <w:rsid w:val="009F60BB"/>
    <w:rsid w:val="009F6DB7"/>
    <w:rsid w:val="00A13A5E"/>
    <w:rsid w:val="00A37C04"/>
    <w:rsid w:val="00A54146"/>
    <w:rsid w:val="00A94F36"/>
    <w:rsid w:val="00AA6562"/>
    <w:rsid w:val="00AE559D"/>
    <w:rsid w:val="00B00C64"/>
    <w:rsid w:val="00B52EC6"/>
    <w:rsid w:val="00B547F7"/>
    <w:rsid w:val="00B70BAD"/>
    <w:rsid w:val="00B92956"/>
    <w:rsid w:val="00B96958"/>
    <w:rsid w:val="00BC092F"/>
    <w:rsid w:val="00BE7363"/>
    <w:rsid w:val="00C03282"/>
    <w:rsid w:val="00C2051C"/>
    <w:rsid w:val="00C75CC4"/>
    <w:rsid w:val="00C85D99"/>
    <w:rsid w:val="00CC08D7"/>
    <w:rsid w:val="00CD59DE"/>
    <w:rsid w:val="00CE7308"/>
    <w:rsid w:val="00CF3BCC"/>
    <w:rsid w:val="00CF693D"/>
    <w:rsid w:val="00DA2BF6"/>
    <w:rsid w:val="00DB0B8E"/>
    <w:rsid w:val="00E1776C"/>
    <w:rsid w:val="00E4357D"/>
    <w:rsid w:val="00E62A56"/>
    <w:rsid w:val="00E6441F"/>
    <w:rsid w:val="00F353BF"/>
    <w:rsid w:val="00F3782B"/>
    <w:rsid w:val="00FB24EA"/>
    <w:rsid w:val="00FD087E"/>
    <w:rsid w:val="00FD111F"/>
    <w:rsid w:val="00FE692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FC1D6"/>
  <w15:chartTrackingRefBased/>
  <w15:docId w15:val="{B5D99591-B2FE-46CB-B548-A46898376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0A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07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0A2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A0A29"/>
    <w:pPr>
      <w:ind w:left="720"/>
      <w:contextualSpacing/>
    </w:pPr>
  </w:style>
  <w:style w:type="paragraph" w:styleId="Subtitle">
    <w:name w:val="Subtitle"/>
    <w:basedOn w:val="Normal"/>
    <w:next w:val="Normal"/>
    <w:link w:val="SubtitleChar"/>
    <w:uiPriority w:val="11"/>
    <w:qFormat/>
    <w:rsid w:val="00E6441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6441F"/>
    <w:rPr>
      <w:rFonts w:eastAsiaTheme="minorEastAsia"/>
      <w:color w:val="5A5A5A" w:themeColor="text1" w:themeTint="A5"/>
      <w:spacing w:val="15"/>
    </w:rPr>
  </w:style>
  <w:style w:type="paragraph" w:styleId="Title">
    <w:name w:val="Title"/>
    <w:basedOn w:val="Normal"/>
    <w:next w:val="Normal"/>
    <w:link w:val="TitleChar"/>
    <w:uiPriority w:val="10"/>
    <w:qFormat/>
    <w:rsid w:val="00334A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4A6D"/>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334A6D"/>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D07E5"/>
    <w:pPr>
      <w:outlineLvl w:val="9"/>
    </w:pPr>
    <w:rPr>
      <w:lang w:val="en-US"/>
    </w:rPr>
  </w:style>
  <w:style w:type="paragraph" w:styleId="TOC1">
    <w:name w:val="toc 1"/>
    <w:basedOn w:val="Normal"/>
    <w:next w:val="Normal"/>
    <w:autoRedefine/>
    <w:uiPriority w:val="39"/>
    <w:unhideWhenUsed/>
    <w:rsid w:val="000D07E5"/>
    <w:pPr>
      <w:spacing w:after="100"/>
    </w:pPr>
  </w:style>
  <w:style w:type="character" w:styleId="Hyperlink">
    <w:name w:val="Hyperlink"/>
    <w:basedOn w:val="DefaultParagraphFont"/>
    <w:uiPriority w:val="99"/>
    <w:unhideWhenUsed/>
    <w:rsid w:val="000D07E5"/>
    <w:rPr>
      <w:color w:val="0563C1" w:themeColor="hyperlink"/>
      <w:u w:val="single"/>
    </w:rPr>
  </w:style>
  <w:style w:type="paragraph" w:styleId="NoSpacing">
    <w:name w:val="No Spacing"/>
    <w:uiPriority w:val="1"/>
    <w:qFormat/>
    <w:rsid w:val="000D07E5"/>
    <w:pPr>
      <w:spacing w:after="0" w:line="240" w:lineRule="auto"/>
    </w:pPr>
  </w:style>
  <w:style w:type="character" w:customStyle="1" w:styleId="Heading2Char">
    <w:name w:val="Heading 2 Char"/>
    <w:basedOn w:val="DefaultParagraphFont"/>
    <w:link w:val="Heading2"/>
    <w:uiPriority w:val="9"/>
    <w:rsid w:val="000D07E5"/>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293F20"/>
    <w:rPr>
      <w:sz w:val="16"/>
      <w:szCs w:val="16"/>
    </w:rPr>
  </w:style>
  <w:style w:type="paragraph" w:styleId="CommentText">
    <w:name w:val="annotation text"/>
    <w:basedOn w:val="Normal"/>
    <w:link w:val="CommentTextChar"/>
    <w:uiPriority w:val="99"/>
    <w:semiHidden/>
    <w:unhideWhenUsed/>
    <w:rsid w:val="00293F20"/>
    <w:pPr>
      <w:spacing w:line="240" w:lineRule="auto"/>
    </w:pPr>
    <w:rPr>
      <w:sz w:val="20"/>
      <w:szCs w:val="20"/>
    </w:rPr>
  </w:style>
  <w:style w:type="character" w:customStyle="1" w:styleId="CommentTextChar">
    <w:name w:val="Comment Text Char"/>
    <w:basedOn w:val="DefaultParagraphFont"/>
    <w:link w:val="CommentText"/>
    <w:uiPriority w:val="99"/>
    <w:semiHidden/>
    <w:rsid w:val="00293F20"/>
    <w:rPr>
      <w:sz w:val="20"/>
      <w:szCs w:val="20"/>
    </w:rPr>
  </w:style>
  <w:style w:type="paragraph" w:styleId="CommentSubject">
    <w:name w:val="annotation subject"/>
    <w:basedOn w:val="CommentText"/>
    <w:next w:val="CommentText"/>
    <w:link w:val="CommentSubjectChar"/>
    <w:uiPriority w:val="99"/>
    <w:semiHidden/>
    <w:unhideWhenUsed/>
    <w:rsid w:val="00CF3BCC"/>
    <w:rPr>
      <w:b/>
      <w:bCs/>
    </w:rPr>
  </w:style>
  <w:style w:type="character" w:customStyle="1" w:styleId="CommentSubjectChar">
    <w:name w:val="Comment Subject Char"/>
    <w:basedOn w:val="CommentTextChar"/>
    <w:link w:val="CommentSubject"/>
    <w:uiPriority w:val="99"/>
    <w:semiHidden/>
    <w:rsid w:val="00CF3BCC"/>
    <w:rPr>
      <w:b/>
      <w:bCs/>
      <w:sz w:val="20"/>
      <w:szCs w:val="20"/>
    </w:rPr>
  </w:style>
  <w:style w:type="paragraph" w:styleId="BalloonText">
    <w:name w:val="Balloon Text"/>
    <w:basedOn w:val="Normal"/>
    <w:link w:val="BalloonTextChar"/>
    <w:uiPriority w:val="99"/>
    <w:semiHidden/>
    <w:unhideWhenUsed/>
    <w:rsid w:val="00CC08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08D7"/>
    <w:rPr>
      <w:rFonts w:ascii="Segoe UI" w:hAnsi="Segoe UI" w:cs="Segoe UI"/>
      <w:sz w:val="18"/>
      <w:szCs w:val="18"/>
    </w:rPr>
  </w:style>
  <w:style w:type="paragraph" w:styleId="Revision">
    <w:name w:val="Revision"/>
    <w:hidden/>
    <w:uiPriority w:val="99"/>
    <w:semiHidden/>
    <w:rsid w:val="0099089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01844">
      <w:bodyDiv w:val="1"/>
      <w:marLeft w:val="0"/>
      <w:marRight w:val="0"/>
      <w:marTop w:val="0"/>
      <w:marBottom w:val="0"/>
      <w:divBdr>
        <w:top w:val="none" w:sz="0" w:space="0" w:color="auto"/>
        <w:left w:val="none" w:sz="0" w:space="0" w:color="auto"/>
        <w:bottom w:val="none" w:sz="0" w:space="0" w:color="auto"/>
        <w:right w:val="none" w:sz="0" w:space="0" w:color="auto"/>
      </w:divBdr>
    </w:div>
    <w:div w:id="557131552">
      <w:bodyDiv w:val="1"/>
      <w:marLeft w:val="0"/>
      <w:marRight w:val="0"/>
      <w:marTop w:val="0"/>
      <w:marBottom w:val="0"/>
      <w:divBdr>
        <w:top w:val="none" w:sz="0" w:space="0" w:color="auto"/>
        <w:left w:val="none" w:sz="0" w:space="0" w:color="auto"/>
        <w:bottom w:val="none" w:sz="0" w:space="0" w:color="auto"/>
        <w:right w:val="none" w:sz="0" w:space="0" w:color="auto"/>
      </w:divBdr>
    </w:div>
    <w:div w:id="585501862">
      <w:bodyDiv w:val="1"/>
      <w:marLeft w:val="0"/>
      <w:marRight w:val="0"/>
      <w:marTop w:val="0"/>
      <w:marBottom w:val="0"/>
      <w:divBdr>
        <w:top w:val="none" w:sz="0" w:space="0" w:color="auto"/>
        <w:left w:val="none" w:sz="0" w:space="0" w:color="auto"/>
        <w:bottom w:val="none" w:sz="0" w:space="0" w:color="auto"/>
        <w:right w:val="none" w:sz="0" w:space="0" w:color="auto"/>
      </w:divBdr>
    </w:div>
    <w:div w:id="691734118">
      <w:bodyDiv w:val="1"/>
      <w:marLeft w:val="0"/>
      <w:marRight w:val="0"/>
      <w:marTop w:val="0"/>
      <w:marBottom w:val="0"/>
      <w:divBdr>
        <w:top w:val="none" w:sz="0" w:space="0" w:color="auto"/>
        <w:left w:val="none" w:sz="0" w:space="0" w:color="auto"/>
        <w:bottom w:val="none" w:sz="0" w:space="0" w:color="auto"/>
        <w:right w:val="none" w:sz="0" w:space="0" w:color="auto"/>
      </w:divBdr>
    </w:div>
    <w:div w:id="946503267">
      <w:bodyDiv w:val="1"/>
      <w:marLeft w:val="0"/>
      <w:marRight w:val="0"/>
      <w:marTop w:val="0"/>
      <w:marBottom w:val="0"/>
      <w:divBdr>
        <w:top w:val="none" w:sz="0" w:space="0" w:color="auto"/>
        <w:left w:val="none" w:sz="0" w:space="0" w:color="auto"/>
        <w:bottom w:val="none" w:sz="0" w:space="0" w:color="auto"/>
        <w:right w:val="none" w:sz="0" w:space="0" w:color="auto"/>
      </w:divBdr>
    </w:div>
    <w:div w:id="983464660">
      <w:bodyDiv w:val="1"/>
      <w:marLeft w:val="0"/>
      <w:marRight w:val="0"/>
      <w:marTop w:val="0"/>
      <w:marBottom w:val="0"/>
      <w:divBdr>
        <w:top w:val="none" w:sz="0" w:space="0" w:color="auto"/>
        <w:left w:val="none" w:sz="0" w:space="0" w:color="auto"/>
        <w:bottom w:val="none" w:sz="0" w:space="0" w:color="auto"/>
        <w:right w:val="none" w:sz="0" w:space="0" w:color="auto"/>
      </w:divBdr>
    </w:div>
    <w:div w:id="1056121553">
      <w:bodyDiv w:val="1"/>
      <w:marLeft w:val="0"/>
      <w:marRight w:val="0"/>
      <w:marTop w:val="0"/>
      <w:marBottom w:val="0"/>
      <w:divBdr>
        <w:top w:val="none" w:sz="0" w:space="0" w:color="auto"/>
        <w:left w:val="none" w:sz="0" w:space="0" w:color="auto"/>
        <w:bottom w:val="none" w:sz="0" w:space="0" w:color="auto"/>
        <w:right w:val="none" w:sz="0" w:space="0" w:color="auto"/>
      </w:divBdr>
    </w:div>
    <w:div w:id="1667323478">
      <w:bodyDiv w:val="1"/>
      <w:marLeft w:val="0"/>
      <w:marRight w:val="0"/>
      <w:marTop w:val="0"/>
      <w:marBottom w:val="0"/>
      <w:divBdr>
        <w:top w:val="none" w:sz="0" w:space="0" w:color="auto"/>
        <w:left w:val="none" w:sz="0" w:space="0" w:color="auto"/>
        <w:bottom w:val="none" w:sz="0" w:space="0" w:color="auto"/>
        <w:right w:val="none" w:sz="0" w:space="0" w:color="auto"/>
      </w:divBdr>
    </w:div>
    <w:div w:id="1885945065">
      <w:bodyDiv w:val="1"/>
      <w:marLeft w:val="0"/>
      <w:marRight w:val="0"/>
      <w:marTop w:val="0"/>
      <w:marBottom w:val="0"/>
      <w:divBdr>
        <w:top w:val="none" w:sz="0" w:space="0" w:color="auto"/>
        <w:left w:val="none" w:sz="0" w:space="0" w:color="auto"/>
        <w:bottom w:val="none" w:sz="0" w:space="0" w:color="auto"/>
        <w:right w:val="none" w:sz="0" w:space="0" w:color="auto"/>
      </w:divBdr>
    </w:div>
    <w:div w:id="1899390153">
      <w:bodyDiv w:val="1"/>
      <w:marLeft w:val="0"/>
      <w:marRight w:val="0"/>
      <w:marTop w:val="0"/>
      <w:marBottom w:val="0"/>
      <w:divBdr>
        <w:top w:val="none" w:sz="0" w:space="0" w:color="auto"/>
        <w:left w:val="none" w:sz="0" w:space="0" w:color="auto"/>
        <w:bottom w:val="none" w:sz="0" w:space="0" w:color="auto"/>
        <w:right w:val="none" w:sz="0" w:space="0" w:color="auto"/>
      </w:divBdr>
    </w:div>
    <w:div w:id="2118720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image" Target="media/image2.png"/><Relationship Id="rId12" Type="http://schemas.openxmlformats.org/officeDocument/2006/relationships/image" Target="media/image7.png"/><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omments" Target="comment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06765-459D-4663-B739-6FCFC0F86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9</Pages>
  <Words>1097</Words>
  <Characters>6254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Sparks, Hugh D</dc:creator>
  <cp:keywords/>
  <dc:description/>
  <cp:lastModifiedBy>OPMuser</cp:lastModifiedBy>
  <cp:revision>67</cp:revision>
  <cp:lastPrinted>2023-05-22T18:59:00Z</cp:lastPrinted>
  <dcterms:created xsi:type="dcterms:W3CDTF">2023-05-22T17:54:00Z</dcterms:created>
  <dcterms:modified xsi:type="dcterms:W3CDTF">2023-05-31T16:15:00Z</dcterms:modified>
</cp:coreProperties>
</file>