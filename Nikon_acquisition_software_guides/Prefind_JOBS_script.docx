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9EE35" w14:textId="1B64CD7C" w:rsidR="007A2790" w:rsidRDefault="008E0D47" w:rsidP="000C5027">
      <w:pPr>
        <w:pStyle w:val="Title"/>
        <w:rPr>
          <w:ins w:id="0" w:author="Chris Dunsby" w:date="2023-05-25T13:34:00Z"/>
        </w:rPr>
      </w:pPr>
      <w:bookmarkStart w:id="1" w:name="_Hlk135663222"/>
      <w:ins w:id="2" w:author="Chris Dunsby" w:date="2023-05-25T12:52:00Z">
        <w:r>
          <w:t>User guide - Prefind JOBS Script</w:t>
        </w:r>
        <w:del w:id="3" w:author="Chris Dunsby" w:date="2023-05-25T13:34:00Z">
          <w:r w:rsidDel="000C5027">
            <w:delText xml:space="preserve"> </w:delText>
          </w:r>
        </w:del>
      </w:ins>
      <w:moveFromRangeStart w:id="4" w:author="Chris Dunsby" w:date="2023-05-25T11:43:00Z" w:name="move135907437"/>
      <w:moveFrom w:id="5" w:author="Chris Dunsby" w:date="2023-05-25T11:43:00Z">
        <w:r w:rsidR="00561F82" w:rsidRPr="000630A4" w:rsidDel="000566EC">
          <w:t>Prerequisites</w:t>
        </w:r>
      </w:moveFrom>
    </w:p>
    <w:p w14:paraId="41E51108" w14:textId="77777777" w:rsidR="000C5027" w:rsidRDefault="000C5027" w:rsidP="000C5027">
      <w:pPr>
        <w:rPr>
          <w:ins w:id="6" w:author="Chris Dunsby" w:date="2023-05-25T13:35:00Z"/>
        </w:rPr>
      </w:pPr>
    </w:p>
    <w:p w14:paraId="630EB334" w14:textId="22DAE08C" w:rsidR="000C5027" w:rsidRDefault="000C5027" w:rsidP="000C5027">
      <w:pPr>
        <w:rPr>
          <w:ins w:id="7" w:author="Chris Dunsby" w:date="2023-05-25T13:35:00Z"/>
        </w:rPr>
      </w:pPr>
      <w:ins w:id="8" w:author="Chris Dunsby" w:date="2023-05-25T13:34:00Z">
        <w:r>
          <w:t xml:space="preserve">Hugh Sparks and Chris </w:t>
        </w:r>
      </w:ins>
      <w:ins w:id="9" w:author="Chris Dunsby" w:date="2023-05-25T13:35:00Z">
        <w:r>
          <w:t>Dunsby</w:t>
        </w:r>
      </w:ins>
    </w:p>
    <w:p w14:paraId="755DC035" w14:textId="372F9827" w:rsidR="000C5027" w:rsidRDefault="000C5027" w:rsidP="000C5027">
      <w:pPr>
        <w:rPr>
          <w:ins w:id="10" w:author="Chris Dunsby" w:date="2023-05-25T13:35:00Z"/>
        </w:rPr>
      </w:pPr>
      <w:ins w:id="11" w:author="Chris Dunsby" w:date="2023-05-25T13:35:00Z">
        <w:r>
          <w:t>v1.00</w:t>
        </w:r>
      </w:ins>
    </w:p>
    <w:p w14:paraId="34745CAE" w14:textId="49CE535E" w:rsidR="000C5027" w:rsidRPr="000C5027" w:rsidRDefault="000C5027">
      <w:pPr>
        <w:rPr>
          <w:ins w:id="12" w:author="Chris Dunsby" w:date="2023-05-25T12:52:00Z"/>
        </w:rPr>
        <w:pPrChange w:id="13" w:author="Chris Dunsby" w:date="2023-05-25T13:34:00Z">
          <w:pPr>
            <w:pStyle w:val="TOCHeading"/>
          </w:pPr>
        </w:pPrChange>
      </w:pPr>
      <w:ins w:id="14" w:author="Chris Dunsby" w:date="2023-05-25T13:35:00Z">
        <w:r>
          <w:t>25/05/2023</w:t>
        </w:r>
      </w:ins>
    </w:p>
    <w:p w14:paraId="7A22672C" w14:textId="77777777" w:rsidR="008E0D47" w:rsidRPr="008E0D47" w:rsidDel="000566EC" w:rsidRDefault="008E0D47">
      <w:pPr>
        <w:rPr>
          <w:moveFrom w:id="15" w:author="Chris Dunsby" w:date="2023-05-25T11:43:00Z"/>
          <w:lang w:val="en-US"/>
          <w:rPrChange w:id="16" w:author="Chris Dunsby" w:date="2023-05-25T12:52:00Z">
            <w:rPr>
              <w:moveFrom w:id="17" w:author="Chris Dunsby" w:date="2023-05-25T11:43:00Z"/>
              <w:b/>
              <w:bCs/>
              <w:u w:val="single"/>
            </w:rPr>
          </w:rPrChange>
        </w:rPr>
      </w:pPr>
    </w:p>
    <w:p w14:paraId="575655E1" w14:textId="7907076A" w:rsidR="00561F82" w:rsidDel="000566EC" w:rsidRDefault="00561F82" w:rsidP="007A2790">
      <w:pPr>
        <w:rPr>
          <w:moveFrom w:id="18" w:author="Chris Dunsby" w:date="2023-05-25T11:43:00Z"/>
        </w:rPr>
      </w:pPr>
      <w:moveFrom w:id="19" w:author="Chris Dunsby" w:date="2023-05-25T11:43:00Z">
        <w:r w:rsidDel="000566EC">
          <w:t>You are familiar with NIS-elements – use help tool within software and in the manual</w:t>
        </w:r>
      </w:moveFrom>
    </w:p>
    <w:p w14:paraId="5FF74519" w14:textId="2DD35196" w:rsidR="00561F82" w:rsidDel="000566EC" w:rsidRDefault="00561F82" w:rsidP="007A2790">
      <w:pPr>
        <w:rPr>
          <w:moveFrom w:id="20" w:author="Chris Dunsby" w:date="2023-05-25T11:43:00Z"/>
        </w:rPr>
      </w:pPr>
      <w:moveFrom w:id="21" w:author="Chris Dunsby" w:date="2023-05-25T11:43:00Z">
        <w:r w:rsidDel="000566EC">
          <w:t>Note this script is based on NIS-elements template JOBS scripts</w:t>
        </w:r>
      </w:moveFrom>
    </w:p>
    <w:p w14:paraId="48B27659" w14:textId="11F09AA3" w:rsidR="00561F82" w:rsidDel="000566EC" w:rsidRDefault="00561F82" w:rsidP="007A2790">
      <w:pPr>
        <w:rPr>
          <w:moveFrom w:id="22" w:author="Chris Dunsby" w:date="2023-05-25T11:43:00Z"/>
        </w:rPr>
      </w:pPr>
      <w:moveFrom w:id="23" w:author="Chris Dunsby" w:date="2023-05-25T11:43:00Z">
        <w:r w:rsidDel="000566EC">
          <w:t>Use the NIS-Elements help tool to work out how and why you would want to use JOBS scripts.</w:t>
        </w:r>
      </w:moveFrom>
    </w:p>
    <w:bookmarkEnd w:id="1"/>
    <w:moveFromRangeEnd w:id="4"/>
    <w:p w14:paraId="18E39383" w14:textId="77777777" w:rsidR="000566EC" w:rsidRPr="000630A4" w:rsidRDefault="000566EC">
      <w:pPr>
        <w:pStyle w:val="Heading1"/>
        <w:rPr>
          <w:moveTo w:id="24" w:author="Chris Dunsby" w:date="2023-05-25T11:43:00Z"/>
          <w:b/>
          <w:bCs/>
          <w:u w:val="single"/>
        </w:rPr>
        <w:pPrChange w:id="25" w:author="Chris Dunsby" w:date="2023-05-25T11:43:00Z">
          <w:pPr/>
        </w:pPrChange>
      </w:pPr>
      <w:moveToRangeStart w:id="26" w:author="Chris Dunsby" w:date="2023-05-25T11:43:00Z" w:name="move135907437"/>
      <w:moveTo w:id="27" w:author="Chris Dunsby" w:date="2023-05-25T11:43:00Z">
        <w:r w:rsidRPr="000566EC">
          <w:rPr>
            <w:rPrChange w:id="28" w:author="Chris Dunsby" w:date="2023-05-25T11:43:00Z">
              <w:rPr>
                <w:b/>
                <w:bCs/>
                <w:u w:val="single"/>
              </w:rPr>
            </w:rPrChange>
          </w:rPr>
          <w:t>Prerequisites</w:t>
        </w:r>
        <w:r w:rsidRPr="000630A4">
          <w:rPr>
            <w:b/>
            <w:bCs/>
            <w:u w:val="single"/>
          </w:rPr>
          <w:t xml:space="preserve"> </w:t>
        </w:r>
      </w:moveTo>
    </w:p>
    <w:p w14:paraId="6D9EB745" w14:textId="73FD8B8D" w:rsidR="000566EC" w:rsidRDefault="000566EC" w:rsidP="000566EC">
      <w:pPr>
        <w:pStyle w:val="ListParagraph"/>
        <w:numPr>
          <w:ilvl w:val="0"/>
          <w:numId w:val="10"/>
        </w:numPr>
        <w:rPr>
          <w:ins w:id="29" w:author="Chris Dunsby" w:date="2023-05-25T11:44:00Z"/>
        </w:rPr>
      </w:pPr>
      <w:moveTo w:id="30" w:author="Chris Dunsby" w:date="2023-05-25T11:43:00Z">
        <w:r>
          <w:t xml:space="preserve">You are familiar with NIS-elements – use </w:t>
        </w:r>
      </w:moveTo>
      <w:ins w:id="31" w:author="Chris Dunsby" w:date="2023-05-25T11:58:00Z">
        <w:r w:rsidR="004F4AC0">
          <w:t xml:space="preserve">the </w:t>
        </w:r>
      </w:ins>
      <w:moveTo w:id="32" w:author="Chris Dunsby" w:date="2023-05-25T11:43:00Z">
        <w:r>
          <w:t xml:space="preserve">help tool within </w:t>
        </w:r>
        <w:del w:id="33" w:author="Chris Dunsby" w:date="2023-05-25T11:44:00Z">
          <w:r w:rsidDel="000566EC">
            <w:delText>software</w:delText>
          </w:r>
        </w:del>
      </w:moveTo>
      <w:ins w:id="34" w:author="Chris Dunsby" w:date="2023-05-25T11:44:00Z">
        <w:r>
          <w:t>NIS-elements</w:t>
        </w:r>
      </w:ins>
      <w:moveTo w:id="35" w:author="Chris Dunsby" w:date="2023-05-25T11:43:00Z">
        <w:r>
          <w:t xml:space="preserve"> and </w:t>
        </w:r>
        <w:del w:id="36" w:author="Chris Dunsby" w:date="2023-05-25T11:58:00Z">
          <w:r w:rsidDel="004F4AC0">
            <w:delText xml:space="preserve">in </w:delText>
          </w:r>
        </w:del>
        <w:r>
          <w:t xml:space="preserve">the </w:t>
        </w:r>
      </w:moveTo>
      <w:ins w:id="37" w:author="Chris Dunsby" w:date="2023-05-25T11:44:00Z">
        <w:r>
          <w:t>NIS-</w:t>
        </w:r>
      </w:ins>
      <w:ins w:id="38" w:author="Chris Dunsby" w:date="2023-05-25T13:36:00Z">
        <w:r w:rsidR="00FE2323">
          <w:t>E</w:t>
        </w:r>
      </w:ins>
      <w:ins w:id="39" w:author="Chris Dunsby" w:date="2023-05-25T11:44:00Z">
        <w:del w:id="40" w:author="Chris Dunsby" w:date="2023-05-25T13:36:00Z">
          <w:r w:rsidDel="00FE2323">
            <w:delText>e</w:delText>
          </w:r>
        </w:del>
        <w:r>
          <w:t xml:space="preserve">lements </w:t>
        </w:r>
      </w:ins>
      <w:moveTo w:id="41" w:author="Chris Dunsby" w:date="2023-05-25T11:43:00Z">
        <w:r>
          <w:t>manual</w:t>
        </w:r>
      </w:moveTo>
      <w:ins w:id="42" w:author="Chris Dunsby" w:date="2023-05-25T11:44:00Z">
        <w:r>
          <w:t>.</w:t>
        </w:r>
      </w:ins>
    </w:p>
    <w:p w14:paraId="148953E3" w14:textId="0548DFE1" w:rsidR="000566EC" w:rsidRDefault="000566EC">
      <w:pPr>
        <w:pStyle w:val="Heading1"/>
        <w:rPr>
          <w:moveTo w:id="43" w:author="Chris Dunsby" w:date="2023-05-25T11:43:00Z"/>
        </w:rPr>
        <w:pPrChange w:id="44" w:author="Chris Dunsby" w:date="2023-05-25T11:44:00Z">
          <w:pPr/>
        </w:pPrChange>
      </w:pPr>
      <w:ins w:id="45" w:author="Chris Dunsby" w:date="2023-05-25T11:44:00Z">
        <w:r>
          <w:t>Notes</w:t>
        </w:r>
      </w:ins>
    </w:p>
    <w:p w14:paraId="7CE9B21F" w14:textId="3C70BD5F" w:rsidR="000566EC" w:rsidRDefault="000566EC">
      <w:pPr>
        <w:pStyle w:val="ListParagraph"/>
        <w:numPr>
          <w:ilvl w:val="0"/>
          <w:numId w:val="10"/>
        </w:numPr>
        <w:rPr>
          <w:moveTo w:id="46" w:author="Chris Dunsby" w:date="2023-05-25T11:43:00Z"/>
        </w:rPr>
        <w:pPrChange w:id="47" w:author="Chris Dunsby" w:date="2023-05-25T11:44:00Z">
          <w:pPr/>
        </w:pPrChange>
      </w:pPr>
      <w:moveTo w:id="48" w:author="Chris Dunsby" w:date="2023-05-25T11:43:00Z">
        <w:del w:id="49" w:author="Chris Dunsby" w:date="2023-05-25T11:44:00Z">
          <w:r w:rsidDel="000566EC">
            <w:delText>Note t</w:delText>
          </w:r>
        </w:del>
      </w:moveTo>
      <w:ins w:id="50" w:author="Chris Dunsby" w:date="2023-05-25T11:44:00Z">
        <w:r>
          <w:t>T</w:t>
        </w:r>
      </w:ins>
      <w:moveTo w:id="51" w:author="Chris Dunsby" w:date="2023-05-25T11:43:00Z">
        <w:r>
          <w:t>his script is based on</w:t>
        </w:r>
      </w:moveTo>
      <w:ins w:id="52" w:author="Chris Dunsby" w:date="2023-05-25T11:45:00Z">
        <w:r>
          <w:t xml:space="preserve"> a</w:t>
        </w:r>
      </w:ins>
      <w:moveTo w:id="53" w:author="Chris Dunsby" w:date="2023-05-25T11:43:00Z">
        <w:r>
          <w:t xml:space="preserve"> NIS-</w:t>
        </w:r>
      </w:moveTo>
      <w:ins w:id="54" w:author="Chris Dunsby" w:date="2023-05-25T11:44:00Z">
        <w:r>
          <w:t>E</w:t>
        </w:r>
      </w:ins>
      <w:moveTo w:id="55" w:author="Chris Dunsby" w:date="2023-05-25T11:43:00Z">
        <w:del w:id="56" w:author="Chris Dunsby" w:date="2023-05-25T11:44:00Z">
          <w:r w:rsidDel="000566EC">
            <w:delText>e</w:delText>
          </w:r>
        </w:del>
        <w:r>
          <w:t>lements template JOBS script</w:t>
        </w:r>
        <w:del w:id="57" w:author="Chris Dunsby" w:date="2023-05-25T11:45:00Z">
          <w:r w:rsidDel="000566EC">
            <w:delText>s</w:delText>
          </w:r>
        </w:del>
      </w:moveTo>
      <w:ins w:id="58" w:author="Chris Dunsby" w:date="2023-05-25T11:44:00Z">
        <w:r>
          <w:t>.</w:t>
        </w:r>
      </w:ins>
    </w:p>
    <w:p w14:paraId="16AF277A" w14:textId="1C62645A" w:rsidR="000566EC" w:rsidRDefault="000566EC" w:rsidP="000566EC">
      <w:pPr>
        <w:pStyle w:val="ListParagraph"/>
        <w:numPr>
          <w:ilvl w:val="0"/>
          <w:numId w:val="10"/>
        </w:numPr>
        <w:rPr>
          <w:ins w:id="59" w:author="Chris Dunsby" w:date="2023-05-25T11:45:00Z"/>
        </w:rPr>
      </w:pPr>
      <w:commentRangeStart w:id="60"/>
      <w:ins w:id="61" w:author="Chris Dunsby" w:date="2023-05-25T11:45:00Z">
        <w:r>
          <w:t>The NIS-Elements help tool helps explain how</w:t>
        </w:r>
      </w:ins>
      <w:ins w:id="62" w:author="Chris Dunsby" w:date="2023-05-25T11:46:00Z">
        <w:r>
          <w:t xml:space="preserve"> you can use JOBS scripts and gives examples of why they are useful.</w:t>
        </w:r>
        <w:commentRangeEnd w:id="60"/>
        <w:r>
          <w:rPr>
            <w:rStyle w:val="CommentReference"/>
          </w:rPr>
          <w:commentReference w:id="60"/>
        </w:r>
      </w:ins>
    </w:p>
    <w:p w14:paraId="2C634A5F" w14:textId="7F6E4DA8" w:rsidR="000566EC" w:rsidDel="000566EC" w:rsidRDefault="000566EC">
      <w:pPr>
        <w:pStyle w:val="ListParagraph"/>
        <w:numPr>
          <w:ilvl w:val="0"/>
          <w:numId w:val="10"/>
        </w:numPr>
        <w:rPr>
          <w:del w:id="63" w:author="Chris Dunsby" w:date="2023-05-25T11:46:00Z"/>
          <w:moveTo w:id="64" w:author="Chris Dunsby" w:date="2023-05-25T11:43:00Z"/>
        </w:rPr>
        <w:pPrChange w:id="65" w:author="Chris Dunsby" w:date="2023-05-25T11:44:00Z">
          <w:pPr/>
        </w:pPrChange>
      </w:pPr>
      <w:moveTo w:id="66" w:author="Chris Dunsby" w:date="2023-05-25T11:43:00Z">
        <w:del w:id="67" w:author="Chris Dunsby" w:date="2023-05-25T11:46:00Z">
          <w:r w:rsidDel="000566EC">
            <w:delText>Use the NIS-Elements help tool to work out how and why you would want to use JOBS scripts.</w:delText>
          </w:r>
        </w:del>
      </w:moveTo>
    </w:p>
    <w:moveToRangeEnd w:id="26"/>
    <w:p w14:paraId="24EDD881" w14:textId="4930F992" w:rsidR="00CE3DAF" w:rsidRDefault="009A4A26" w:rsidP="009A4A26">
      <w:pPr>
        <w:pStyle w:val="Heading1"/>
      </w:pPr>
      <w:del w:id="68" w:author="Chris Dunsby" w:date="2023-05-25T12:53:00Z">
        <w:r w:rsidDel="0084085E">
          <w:delText>Prefind JOBs script – i</w:delText>
        </w:r>
      </w:del>
      <w:ins w:id="69" w:author="Chris Dunsby" w:date="2023-05-25T12:53:00Z">
        <w:r w:rsidR="0084085E">
          <w:t>I</w:t>
        </w:r>
      </w:ins>
      <w:r>
        <w:t>ntroduction</w:t>
      </w:r>
    </w:p>
    <w:p w14:paraId="143FDCA0" w14:textId="764F52AE" w:rsidR="009A4A26" w:rsidDel="000566EC" w:rsidRDefault="009A4A26" w:rsidP="009A4A26">
      <w:pPr>
        <w:rPr>
          <w:del w:id="70" w:author="Chris Dunsby" w:date="2023-05-25T11:46:00Z"/>
        </w:rPr>
      </w:pPr>
    </w:p>
    <w:p w14:paraId="1CDE0316" w14:textId="7AF57D12" w:rsidR="005B356E" w:rsidRDefault="005B356E" w:rsidP="005B356E">
      <w:pPr>
        <w:pStyle w:val="ListParagraph"/>
        <w:numPr>
          <w:ilvl w:val="0"/>
          <w:numId w:val="1"/>
        </w:numPr>
      </w:pPr>
      <w:r>
        <w:t xml:space="preserve">The purpose of this JOBS script is to scan </w:t>
      </w:r>
      <w:del w:id="71" w:author="Chris Dunsby" w:date="2023-05-25T11:46:00Z">
        <w:r w:rsidDel="000566EC">
          <w:delText xml:space="preserve">the </w:delText>
        </w:r>
      </w:del>
      <w:ins w:id="72" w:author="Chris Dunsby" w:date="2023-05-25T11:46:00Z">
        <w:r w:rsidR="000566EC">
          <w:t xml:space="preserve">a </w:t>
        </w:r>
      </w:ins>
      <w:r>
        <w:t>multiwell plate with a low magnification air objective such as a 4x/10x/20x.</w:t>
      </w:r>
    </w:p>
    <w:p w14:paraId="407E2477" w14:textId="1B4F164F" w:rsidR="005B356E" w:rsidRDefault="005B356E" w:rsidP="005B356E">
      <w:pPr>
        <w:pStyle w:val="ListParagraph"/>
        <w:numPr>
          <w:ilvl w:val="0"/>
          <w:numId w:val="1"/>
        </w:numPr>
      </w:pPr>
      <w:r>
        <w:t xml:space="preserve">Typically, the area of interest across each well is larger than the field of view </w:t>
      </w:r>
      <w:ins w:id="73" w:author="Chris Dunsby" w:date="2023-05-25T11:47:00Z">
        <w:r w:rsidR="000566EC">
          <w:t xml:space="preserve">of the chosen objective, </w:t>
        </w:r>
      </w:ins>
      <w:r>
        <w:t xml:space="preserve">so we need to </w:t>
      </w:r>
      <w:ins w:id="74" w:author="Chris Dunsby" w:date="2023-05-25T11:47:00Z">
        <w:r w:rsidR="000566EC">
          <w:t xml:space="preserve">do a </w:t>
        </w:r>
      </w:ins>
      <w:r>
        <w:t>tile-scan</w:t>
      </w:r>
      <w:ins w:id="75" w:author="Chris Dunsby" w:date="2023-05-25T11:58:00Z">
        <w:r w:rsidR="004F4AC0">
          <w:t>.</w:t>
        </w:r>
      </w:ins>
    </w:p>
    <w:p w14:paraId="1E4F40EA" w14:textId="5B14CA37" w:rsidR="005B356E" w:rsidRDefault="005B356E" w:rsidP="005B356E">
      <w:pPr>
        <w:pStyle w:val="ListParagraph"/>
        <w:numPr>
          <w:ilvl w:val="0"/>
          <w:numId w:val="1"/>
        </w:numPr>
      </w:pPr>
      <w:r>
        <w:t>Brightfield imaging or epifluorescence z-stacks are acquired with the right-hand port wide-field camera. Using brightfield is desirable as it is fast and low light</w:t>
      </w:r>
      <w:ins w:id="76" w:author="Chris Dunsby" w:date="2023-05-25T11:59:00Z">
        <w:r w:rsidR="004F4AC0">
          <w:t xml:space="preserve"> </w:t>
        </w:r>
      </w:ins>
      <w:del w:id="77" w:author="Chris Dunsby" w:date="2023-05-25T11:59:00Z">
        <w:r w:rsidDel="004F4AC0">
          <w:delText>-</w:delText>
        </w:r>
      </w:del>
      <w:r>
        <w:t>dose to the sample</w:t>
      </w:r>
      <w:ins w:id="78" w:author="Chris Dunsby" w:date="2023-05-25T11:59:00Z">
        <w:r w:rsidR="004F4AC0">
          <w:t xml:space="preserve">. Epi-fluorescence may be required </w:t>
        </w:r>
      </w:ins>
      <w:del w:id="79" w:author="Chris Dunsby" w:date="2023-05-25T11:59:00Z">
        <w:r w:rsidDel="004F4AC0">
          <w:delText xml:space="preserve">- </w:delText>
        </w:r>
      </w:del>
      <w:r>
        <w:t>depend</w:t>
      </w:r>
      <w:ins w:id="80" w:author="Chris Dunsby" w:date="2023-05-25T11:59:00Z">
        <w:r w:rsidR="004F4AC0">
          <w:t>ing</w:t>
        </w:r>
      </w:ins>
      <w:del w:id="81" w:author="Chris Dunsby" w:date="2023-05-25T11:59:00Z">
        <w:r w:rsidDel="004F4AC0">
          <w:delText>s</w:delText>
        </w:r>
      </w:del>
      <w:r>
        <w:t xml:space="preserve"> on what you are looking for</w:t>
      </w:r>
      <w:ins w:id="82" w:author="Chris Dunsby" w:date="2023-05-25T11:59:00Z">
        <w:r w:rsidR="004F4AC0">
          <w:t>.</w:t>
        </w:r>
      </w:ins>
    </w:p>
    <w:p w14:paraId="3BB5F66C" w14:textId="578A57DF" w:rsidR="00730514" w:rsidRDefault="00730514" w:rsidP="005B356E">
      <w:pPr>
        <w:pStyle w:val="ListParagraph"/>
        <w:numPr>
          <w:ilvl w:val="0"/>
          <w:numId w:val="1"/>
        </w:numPr>
      </w:pPr>
      <w:r>
        <w:t xml:space="preserve">This script uses Nikon’s </w:t>
      </w:r>
      <w:del w:id="83" w:author="Chris Dunsby" w:date="2023-05-25T12:43:00Z">
        <w:r w:rsidDel="00C32BAA">
          <w:delText>‘</w:delText>
        </w:r>
      </w:del>
      <w:r>
        <w:t>Perfect Focus</w:t>
      </w:r>
      <w:ins w:id="84" w:author="Chris Dunsby" w:date="2023-05-25T12:43:00Z">
        <w:r w:rsidR="00C32BAA">
          <w:t xml:space="preserve"> System</w:t>
        </w:r>
      </w:ins>
      <w:del w:id="85" w:author="Chris Dunsby" w:date="2023-05-25T12:43:00Z">
        <w:r w:rsidDel="00C32BAA">
          <w:delText>’</w:delText>
        </w:r>
      </w:del>
      <w:r>
        <w:t xml:space="preserve"> </w:t>
      </w:r>
      <w:ins w:id="86" w:author="Chris Dunsby" w:date="2023-05-25T12:43:00Z">
        <w:r w:rsidR="00C32BAA">
          <w:t xml:space="preserve">(PFS) </w:t>
        </w:r>
      </w:ins>
      <w:r>
        <w:t xml:space="preserve">module </w:t>
      </w:r>
      <w:del w:id="87" w:author="Chris Dunsby" w:date="2023-05-25T12:43:00Z">
        <w:r w:rsidDel="00C32BAA">
          <w:delText xml:space="preserve">that </w:delText>
        </w:r>
        <w:r w:rsidR="001C324A" w:rsidDel="00C32BAA">
          <w:delText xml:space="preserve">can </w:delText>
        </w:r>
      </w:del>
      <w:ins w:id="88" w:author="Chris Dunsby" w:date="2023-05-25T12:00:00Z">
        <w:del w:id="89" w:author="Chris Dunsby" w:date="2023-05-25T12:43:00Z">
          <w:r w:rsidR="004F4AC0" w:rsidDel="00C32BAA">
            <w:delText xml:space="preserve">be used </w:delText>
          </w:r>
        </w:del>
        <w:r w:rsidR="004F4AC0">
          <w:t xml:space="preserve">to </w:t>
        </w:r>
      </w:ins>
      <w:del w:id="90" w:author="Chris Dunsby" w:date="2023-05-25T12:43:00Z">
        <w:r w:rsidR="001C324A" w:rsidDel="00C32BAA">
          <w:delText xml:space="preserve">fix </w:delText>
        </w:r>
      </w:del>
      <w:ins w:id="91" w:author="Chris Dunsby" w:date="2023-05-25T12:43:00Z">
        <w:r w:rsidR="00C32BAA">
          <w:t xml:space="preserve">lock </w:t>
        </w:r>
      </w:ins>
      <w:r w:rsidR="001C324A">
        <w:t>the microscope</w:t>
      </w:r>
      <w:ins w:id="92" w:author="Chris Dunsby" w:date="2023-05-25T12:00:00Z">
        <w:r w:rsidR="004F4AC0">
          <w:t xml:space="preserve"> </w:t>
        </w:r>
      </w:ins>
      <w:del w:id="93" w:author="Chris Dunsby" w:date="2023-05-25T12:00:00Z">
        <w:r w:rsidR="001C324A" w:rsidDel="004F4AC0">
          <w:delText xml:space="preserve">s </w:delText>
        </w:r>
      </w:del>
      <w:r w:rsidR="001C324A">
        <w:t>objective</w:t>
      </w:r>
      <w:ins w:id="94" w:author="Chris Dunsby" w:date="2023-05-25T12:00:00Z">
        <w:r w:rsidR="004F4AC0">
          <w:t>’</w:t>
        </w:r>
      </w:ins>
      <w:r w:rsidR="001C324A">
        <w:t xml:space="preserve">s z-position relative to </w:t>
      </w:r>
      <w:ins w:id="95" w:author="Chris Dunsby" w:date="2023-05-25T12:32:00Z">
        <w:r w:rsidR="00630E92">
          <w:t xml:space="preserve">either </w:t>
        </w:r>
      </w:ins>
      <w:r w:rsidR="001C324A">
        <w:t xml:space="preserve">the top </w:t>
      </w:r>
      <w:ins w:id="96" w:author="Chris Dunsby" w:date="2023-05-25T12:31:00Z">
        <w:r w:rsidR="00630E92">
          <w:t xml:space="preserve">or bottom </w:t>
        </w:r>
      </w:ins>
      <w:ins w:id="97" w:author="Chris Dunsby" w:date="2023-05-25T12:00:00Z">
        <w:r w:rsidR="004F4AC0">
          <w:t xml:space="preserve">surface of the coverslip </w:t>
        </w:r>
      </w:ins>
      <w:ins w:id="98" w:author="Chris Dunsby" w:date="2023-05-25T12:32:00Z">
        <w:r w:rsidR="00630E92">
          <w:t>that forms</w:t>
        </w:r>
      </w:ins>
      <w:del w:id="99" w:author="Chris Dunsby" w:date="2023-05-25T12:00:00Z">
        <w:r w:rsidR="001C324A" w:rsidDel="004F4AC0">
          <w:delText xml:space="preserve">of </w:delText>
        </w:r>
      </w:del>
      <w:ins w:id="100" w:author="Chris Dunsby" w:date="2023-05-25T12:00:00Z">
        <w:del w:id="101" w:author="Chris Dunsby" w:date="2023-05-25T12:32:00Z">
          <w:r w:rsidR="004F4AC0" w:rsidDel="00630E92">
            <w:delText>on</w:delText>
          </w:r>
        </w:del>
        <w:r w:rsidR="004F4AC0">
          <w:t xml:space="preserve"> the </w:t>
        </w:r>
      </w:ins>
      <w:del w:id="102" w:author="Dunsby, Christopher W" w:date="2023-05-25T21:56:00Z">
        <w:r w:rsidR="001C324A" w:rsidDel="004351FF">
          <w:delText xml:space="preserve">bottom </w:delText>
        </w:r>
      </w:del>
      <w:ins w:id="103" w:author="Dunsby, Christopher W" w:date="2023-05-25T21:56:00Z">
        <w:r w:rsidR="004351FF">
          <w:t>base</w:t>
        </w:r>
        <w:r w:rsidR="004351FF">
          <w:t xml:space="preserve"> </w:t>
        </w:r>
      </w:ins>
      <w:del w:id="104" w:author="Chris Dunsby" w:date="2023-05-25T12:00:00Z">
        <w:r w:rsidR="001C324A" w:rsidDel="004F4AC0">
          <w:delText xml:space="preserve">surface </w:delText>
        </w:r>
      </w:del>
      <w:r w:rsidR="001C324A">
        <w:t>of the plate</w:t>
      </w:r>
      <w:del w:id="105" w:author="Chris Dunsby" w:date="2023-05-25T12:01:00Z">
        <w:r w:rsidR="001C324A" w:rsidDel="004F4AC0">
          <w:delText>s bottom</w:delText>
        </w:r>
      </w:del>
      <w:r w:rsidR="001C324A">
        <w:t>. This provides a reliable way to acquire z-stacks relative to these surfaces and</w:t>
      </w:r>
      <w:ins w:id="106" w:author="Chris Dunsby" w:date="2023-05-25T12:01:00Z">
        <w:del w:id="107" w:author="Chris Dunsby" w:date="2023-05-25T12:33:00Z">
          <w:r w:rsidR="004F4AC0" w:rsidDel="00630E92">
            <w:delText xml:space="preserve">, </w:delText>
          </w:r>
        </w:del>
      </w:ins>
      <w:del w:id="108" w:author="Chris Dunsby" w:date="2023-05-25T12:01:00Z">
        <w:r w:rsidR="001C324A" w:rsidDel="004F4AC0">
          <w:delText xml:space="preserve"> </w:delText>
        </w:r>
      </w:del>
      <w:del w:id="109" w:author="Chris Dunsby" w:date="2023-05-25T12:33:00Z">
        <w:r w:rsidR="001C324A" w:rsidDel="00630E92">
          <w:delText>in doing so</w:delText>
        </w:r>
      </w:del>
      <w:ins w:id="110" w:author="Chris Dunsby" w:date="2023-05-25T12:01:00Z">
        <w:del w:id="111" w:author="Chris Dunsby" w:date="2023-05-25T12:33:00Z">
          <w:r w:rsidR="004F4AC0" w:rsidDel="00630E92">
            <w:delText>,</w:delText>
          </w:r>
        </w:del>
      </w:ins>
      <w:r w:rsidR="001C324A">
        <w:t xml:space="preserve"> </w:t>
      </w:r>
      <w:ins w:id="112" w:author="Chris Dunsby" w:date="2023-05-25T12:33:00Z">
        <w:r w:rsidR="00630E92">
          <w:t xml:space="preserve">can be used </w:t>
        </w:r>
      </w:ins>
      <w:r w:rsidR="001C324A">
        <w:t>ensure</w:t>
      </w:r>
      <w:ins w:id="113" w:author="Chris Dunsby" w:date="2023-05-25T12:33:00Z">
        <w:r w:rsidR="00630E92">
          <w:t xml:space="preserve"> that</w:t>
        </w:r>
      </w:ins>
      <w:r w:rsidR="001C324A">
        <w:t xml:space="preserve"> the regions of interest generated are within the working distance of the dOPM 60</w:t>
      </w:r>
      <w:ins w:id="114" w:author="Chris Dunsby" w:date="2023-05-25T12:02:00Z">
        <w:r w:rsidR="004F4AC0">
          <w:t>x</w:t>
        </w:r>
      </w:ins>
      <w:del w:id="115" w:author="Chris Dunsby" w:date="2023-05-25T12:02:00Z">
        <w:r w:rsidR="001C324A" w:rsidDel="004F4AC0">
          <w:delText>X</w:delText>
        </w:r>
      </w:del>
      <w:r w:rsidR="001C324A">
        <w:t xml:space="preserve"> objective.</w:t>
      </w:r>
    </w:p>
    <w:p w14:paraId="7F99E03A" w14:textId="2B109F67" w:rsidR="00C54778" w:rsidRDefault="00C54778" w:rsidP="005B356E">
      <w:pPr>
        <w:pStyle w:val="ListParagraph"/>
        <w:numPr>
          <w:ilvl w:val="0"/>
          <w:numId w:val="1"/>
        </w:numPr>
      </w:pPr>
      <w:r>
        <w:t>If regions of interest found with the air objective are beyond the working distance of the dOPM water immersion 60</w:t>
      </w:r>
      <w:ins w:id="116" w:author="Chris Dunsby" w:date="2023-05-25T12:02:00Z">
        <w:r w:rsidR="004F4AC0">
          <w:t>x</w:t>
        </w:r>
      </w:ins>
      <w:del w:id="117" w:author="Chris Dunsby" w:date="2023-05-25T12:02:00Z">
        <w:r w:rsidDel="004F4AC0">
          <w:delText>X</w:delText>
        </w:r>
      </w:del>
      <w:r>
        <w:t xml:space="preserve"> objective then the </w:t>
      </w:r>
      <w:ins w:id="118" w:author="Chris Dunsby" w:date="2023-05-25T12:01:00Z">
        <w:r w:rsidR="004F4AC0">
          <w:t>dOPM 60x</w:t>
        </w:r>
      </w:ins>
      <w:ins w:id="119" w:author="Chris Dunsby" w:date="2023-05-25T12:02:00Z">
        <w:r w:rsidR="004F4AC0">
          <w:t xml:space="preserve"> </w:t>
        </w:r>
      </w:ins>
      <w:r>
        <w:t>objective will hit the plate.</w:t>
      </w:r>
    </w:p>
    <w:p w14:paraId="713E0CF7" w14:textId="5C0826B7" w:rsidR="009A4A26" w:rsidRDefault="009A4A26" w:rsidP="009A4A26">
      <w:pPr>
        <w:pStyle w:val="Heading1"/>
      </w:pPr>
      <w:r>
        <w:lastRenderedPageBreak/>
        <w:t>Select objective</w:t>
      </w:r>
    </w:p>
    <w:p w14:paraId="3FC2118C" w14:textId="7087FE30" w:rsidR="009A4A26" w:rsidRDefault="009A4A26" w:rsidP="009A4A26">
      <w:r>
        <w:rPr>
          <w:noProof/>
        </w:rPr>
        <w:drawing>
          <wp:inline distT="0" distB="0" distL="0" distR="0" wp14:anchorId="31F4C2FE" wp14:editId="05E995EE">
            <wp:extent cx="573405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94DA8" w14:textId="2706E562" w:rsidR="00561F82" w:rsidRPr="009A4A26" w:rsidRDefault="00561F82" w:rsidP="004F4AC0">
      <w:pPr>
        <w:pStyle w:val="ListParagraph"/>
        <w:numPr>
          <w:ilvl w:val="0"/>
          <w:numId w:val="2"/>
        </w:numPr>
      </w:pPr>
      <w:r>
        <w:t xml:space="preserve">Go to acquisition tab in </w:t>
      </w:r>
      <w:del w:id="120" w:author="Chris Dunsby" w:date="2023-05-25T12:02:00Z">
        <w:r w:rsidDel="004F4AC0">
          <w:delText xml:space="preserve">nis </w:delText>
        </w:r>
      </w:del>
      <w:ins w:id="121" w:author="Chris Dunsby" w:date="2023-05-25T12:02:00Z">
        <w:r w:rsidR="004F4AC0">
          <w:t>NIS-</w:t>
        </w:r>
      </w:ins>
      <w:del w:id="122" w:author="Chris Dunsby" w:date="2023-05-25T12:02:00Z">
        <w:r w:rsidDel="004F4AC0">
          <w:delText>e</w:delText>
        </w:r>
      </w:del>
      <w:ins w:id="123" w:author="Chris Dunsby" w:date="2023-05-25T12:02:00Z">
        <w:r w:rsidR="004F4AC0">
          <w:t>E</w:t>
        </w:r>
      </w:ins>
      <w:r>
        <w:t xml:space="preserve">lements and select </w:t>
      </w:r>
      <w:ins w:id="124" w:author="Chris Dunsby" w:date="2023-05-25T12:02:00Z">
        <w:r w:rsidR="004F4AC0">
          <w:t xml:space="preserve">a </w:t>
        </w:r>
      </w:ins>
      <w:r>
        <w:t>suitable low mag</w:t>
      </w:r>
      <w:ins w:id="125" w:author="Chris Dunsby" w:date="2023-05-25T12:02:00Z">
        <w:r w:rsidR="004F4AC0">
          <w:t>nification</w:t>
        </w:r>
      </w:ins>
      <w:r>
        <w:t xml:space="preserve"> air objective considering </w:t>
      </w:r>
      <w:ins w:id="126" w:author="Chris Dunsby" w:date="2023-05-25T12:02:00Z">
        <w:r w:rsidR="004F4AC0">
          <w:t xml:space="preserve">the </w:t>
        </w:r>
      </w:ins>
      <w:r>
        <w:t xml:space="preserve">field of view and resolution requirements for </w:t>
      </w:r>
      <w:ins w:id="127" w:author="Chris Dunsby" w:date="2023-05-25T12:02:00Z">
        <w:r w:rsidR="004F4AC0">
          <w:t xml:space="preserve">the </w:t>
        </w:r>
      </w:ins>
      <w:r>
        <w:t xml:space="preserve">prefind. The </w:t>
      </w:r>
      <w:ins w:id="128" w:author="Dunsby, Christopher W" w:date="2023-05-25T21:57:00Z">
        <w:r w:rsidR="002F1AFF">
          <w:t xml:space="preserve">higher the magnification, the </w:t>
        </w:r>
      </w:ins>
      <w:r>
        <w:t xml:space="preserve">smaller the field of view </w:t>
      </w:r>
      <w:ins w:id="129" w:author="Dunsby, Christopher W" w:date="2023-05-25T21:57:00Z">
        <w:r w:rsidR="002F1AFF">
          <w:t xml:space="preserve">and </w:t>
        </w:r>
      </w:ins>
      <w:r>
        <w:t>the longer it will take to acquire the prefind.</w:t>
      </w:r>
    </w:p>
    <w:p w14:paraId="028E3691" w14:textId="14F3B199" w:rsidR="009A4A26" w:rsidRDefault="009A4A26" w:rsidP="009A4A26">
      <w:pPr>
        <w:pStyle w:val="Heading1"/>
      </w:pPr>
      <w:r>
        <w:t>Select script</w:t>
      </w:r>
    </w:p>
    <w:p w14:paraId="63F10848" w14:textId="2580D392" w:rsidR="009A4A26" w:rsidRDefault="009A4A26" w:rsidP="009A4A26">
      <w:r>
        <w:rPr>
          <w:noProof/>
        </w:rPr>
        <w:drawing>
          <wp:inline distT="0" distB="0" distL="0" distR="0" wp14:anchorId="69152517" wp14:editId="3CB10BAE">
            <wp:extent cx="4118991" cy="378372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872" cy="378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A1894" w14:textId="510E5533" w:rsidR="00561F82" w:rsidRDefault="00561F82" w:rsidP="00561F82">
      <w:pPr>
        <w:pStyle w:val="ListParagraph"/>
        <w:numPr>
          <w:ilvl w:val="0"/>
          <w:numId w:val="2"/>
        </w:numPr>
      </w:pPr>
      <w:r>
        <w:t>Select the ‘PrefindPoints’ JOBS script from within the JOBS explorer</w:t>
      </w:r>
      <w:ins w:id="130" w:author="Chris Dunsby" w:date="2023-05-25T12:02:00Z">
        <w:r w:rsidR="004F4AC0">
          <w:t>.</w:t>
        </w:r>
      </w:ins>
    </w:p>
    <w:p w14:paraId="1ADA5462" w14:textId="0C2E6267" w:rsidR="00561F82" w:rsidRDefault="00561F82" w:rsidP="00561F82">
      <w:pPr>
        <w:pStyle w:val="ListParagraph"/>
        <w:numPr>
          <w:ilvl w:val="0"/>
          <w:numId w:val="2"/>
        </w:numPr>
      </w:pPr>
      <w:commentRangeStart w:id="131"/>
      <w:r>
        <w:t xml:space="preserve">Use the NIS-Elements help tool </w:t>
      </w:r>
      <w:ins w:id="132" w:author="Chris Dunsby" w:date="2023-05-25T12:03:00Z">
        <w:r w:rsidR="004F4AC0">
          <w:t>for</w:t>
        </w:r>
      </w:ins>
      <w:del w:id="133" w:author="Chris Dunsby" w:date="2023-05-25T12:03:00Z">
        <w:r w:rsidDel="004F4AC0">
          <w:delText>to work out how and why you would want to</w:delText>
        </w:r>
      </w:del>
      <w:r>
        <w:t>:</w:t>
      </w:r>
    </w:p>
    <w:p w14:paraId="7C18EC17" w14:textId="1EDC5235" w:rsidR="00561F82" w:rsidRDefault="004F4AC0" w:rsidP="00561F82">
      <w:pPr>
        <w:pStyle w:val="ListParagraph"/>
        <w:numPr>
          <w:ilvl w:val="1"/>
          <w:numId w:val="2"/>
        </w:numPr>
      </w:pPr>
      <w:ins w:id="134" w:author="Chris Dunsby" w:date="2023-05-25T12:03:00Z">
        <w:r>
          <w:t xml:space="preserve">Help </w:t>
        </w:r>
      </w:ins>
      <w:del w:id="135" w:author="Chris Dunsby" w:date="2023-05-25T12:03:00Z">
        <w:r w:rsidR="00561F82" w:rsidDel="004F4AC0">
          <w:delText>Use</w:delText>
        </w:r>
      </w:del>
      <w:ins w:id="136" w:author="Chris Dunsby" w:date="2023-05-25T12:03:00Z">
        <w:r>
          <w:t>using</w:t>
        </w:r>
      </w:ins>
      <w:r w:rsidR="00561F82">
        <w:t xml:space="preserve"> JOBS explorer</w:t>
      </w:r>
      <w:ins w:id="137" w:author="Chris Dunsby" w:date="2023-05-25T12:03:00Z">
        <w:r>
          <w:t>.</w:t>
        </w:r>
      </w:ins>
    </w:p>
    <w:p w14:paraId="3C9D7D0F" w14:textId="5EE1FDA1" w:rsidR="00561F82" w:rsidRPr="009A4A26" w:rsidRDefault="00561F82" w:rsidP="00561F82">
      <w:pPr>
        <w:pStyle w:val="ListParagraph"/>
        <w:numPr>
          <w:ilvl w:val="1"/>
          <w:numId w:val="2"/>
        </w:numPr>
      </w:pPr>
      <w:del w:id="138" w:author="Chris Dunsby" w:date="2023-05-25T12:04:00Z">
        <w:r w:rsidDel="004F4AC0">
          <w:lastRenderedPageBreak/>
          <w:delText>Creating and u</w:delText>
        </w:r>
      </w:del>
      <w:ins w:id="139" w:author="Chris Dunsby" w:date="2023-05-25T12:04:00Z">
        <w:r w:rsidR="004F4AC0">
          <w:t>U</w:t>
        </w:r>
      </w:ins>
      <w:r>
        <w:t>sing JOBS scripts</w:t>
      </w:r>
      <w:commentRangeEnd w:id="131"/>
      <w:r w:rsidR="004F4AC0">
        <w:rPr>
          <w:rStyle w:val="CommentReference"/>
        </w:rPr>
        <w:commentReference w:id="131"/>
      </w:r>
      <w:ins w:id="140" w:author="Chris Dunsby" w:date="2023-05-25T12:08:00Z">
        <w:r w:rsidR="00C25800">
          <w:t>.</w:t>
        </w:r>
      </w:ins>
    </w:p>
    <w:p w14:paraId="6F6BA0AF" w14:textId="6E89D13E" w:rsidR="009A4A26" w:rsidRDefault="009A4A26" w:rsidP="009A4A26">
      <w:pPr>
        <w:pStyle w:val="Heading1"/>
      </w:pPr>
      <w:r>
        <w:t>Select plate type</w:t>
      </w:r>
    </w:p>
    <w:p w14:paraId="382D2059" w14:textId="0A7052BA" w:rsidR="009A4A26" w:rsidRDefault="009A4A26" w:rsidP="009A4A26">
      <w:r>
        <w:rPr>
          <w:noProof/>
        </w:rPr>
        <w:drawing>
          <wp:inline distT="0" distB="0" distL="0" distR="0" wp14:anchorId="623078A0" wp14:editId="7DA6B431">
            <wp:extent cx="4477407" cy="268495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41" cy="268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CA40A" w14:textId="28C08B5E" w:rsidR="004F4AC0" w:rsidRDefault="004F4AC0" w:rsidP="004F4AC0">
      <w:pPr>
        <w:pStyle w:val="ListParagraph"/>
        <w:numPr>
          <w:ilvl w:val="0"/>
          <w:numId w:val="2"/>
        </w:numPr>
        <w:rPr>
          <w:ins w:id="141" w:author="Chris Dunsby" w:date="2023-05-25T12:06:00Z"/>
        </w:rPr>
      </w:pPr>
      <w:commentRangeStart w:id="142"/>
      <w:ins w:id="143" w:author="Chris Dunsby" w:date="2023-05-25T12:06:00Z">
        <w:r>
          <w:t>Select the plate type you are working with</w:t>
        </w:r>
      </w:ins>
      <w:ins w:id="144" w:author="Chris Dunsby" w:date="2023-05-25T12:07:00Z">
        <w:r>
          <w:t>,</w:t>
        </w:r>
      </w:ins>
      <w:ins w:id="145" w:author="Chris Dunsby" w:date="2023-05-25T12:06:00Z">
        <w:r>
          <w:t xml:space="preserve"> or create a custom design if it is not in the NIS-Elements </w:t>
        </w:r>
      </w:ins>
      <w:ins w:id="146" w:author="Chris Dunsby" w:date="2023-05-25T12:07:00Z">
        <w:r>
          <w:t xml:space="preserve">plate </w:t>
        </w:r>
      </w:ins>
      <w:ins w:id="147" w:author="Chris Dunsby" w:date="2023-05-25T12:06:00Z">
        <w:r>
          <w:t>database</w:t>
        </w:r>
        <w:commentRangeEnd w:id="142"/>
        <w:r>
          <w:rPr>
            <w:rStyle w:val="CommentReference"/>
          </w:rPr>
          <w:commentReference w:id="142"/>
        </w:r>
        <w:r>
          <w:t>.</w:t>
        </w:r>
      </w:ins>
    </w:p>
    <w:p w14:paraId="2CF56791" w14:textId="77777777" w:rsidR="004F4AC0" w:rsidRDefault="00561F82" w:rsidP="00561F82">
      <w:pPr>
        <w:pStyle w:val="ListParagraph"/>
        <w:numPr>
          <w:ilvl w:val="0"/>
          <w:numId w:val="2"/>
        </w:numPr>
        <w:rPr>
          <w:ins w:id="148" w:author="Chris Dunsby" w:date="2023-05-25T12:07:00Z"/>
        </w:rPr>
      </w:pPr>
      <w:del w:id="149" w:author="Chris Dunsby" w:date="2023-05-25T12:05:00Z">
        <w:r w:rsidDel="004F4AC0">
          <w:delText xml:space="preserve">Assuming </w:delText>
        </w:r>
      </w:del>
      <w:ins w:id="150" w:author="Chris Dunsby" w:date="2023-05-25T12:05:00Z">
        <w:r w:rsidR="004F4AC0">
          <w:t xml:space="preserve">Check that </w:t>
        </w:r>
      </w:ins>
      <w:r>
        <w:t xml:space="preserve">the </w:t>
      </w:r>
      <w:ins w:id="151" w:author="Chris Dunsby" w:date="2023-05-25T12:04:00Z">
        <w:r w:rsidR="004F4AC0">
          <w:t>M</w:t>
        </w:r>
        <w:r w:rsidR="004F4AC0" w:rsidRPr="004F4AC0">
          <w:t>ä</w:t>
        </w:r>
        <w:r w:rsidR="004F4AC0">
          <w:t>rzh</w:t>
        </w:r>
      </w:ins>
      <w:ins w:id="152" w:author="Chris Dunsby" w:date="2023-05-25T12:05:00Z">
        <w:r w:rsidR="004F4AC0" w:rsidRPr="004F4AC0">
          <w:t>ä</w:t>
        </w:r>
      </w:ins>
      <w:ins w:id="153" w:author="Chris Dunsby" w:date="2023-05-25T12:04:00Z">
        <w:r w:rsidR="004F4AC0">
          <w:t xml:space="preserve">user x-y </w:t>
        </w:r>
      </w:ins>
      <w:r>
        <w:t xml:space="preserve">stage </w:t>
      </w:r>
      <w:ins w:id="154" w:author="Chris Dunsby" w:date="2023-05-25T12:05:00Z">
        <w:r w:rsidR="004F4AC0">
          <w:t xml:space="preserve">has </w:t>
        </w:r>
        <w:commentRangeStart w:id="155"/>
        <w:r w:rsidR="004F4AC0">
          <w:t>been initialised</w:t>
        </w:r>
      </w:ins>
      <w:del w:id="156" w:author="Chris Dunsby" w:date="2023-05-25T12:05:00Z">
        <w:r w:rsidDel="004F4AC0">
          <w:delText>is initiated</w:delText>
        </w:r>
      </w:del>
      <w:ins w:id="157" w:author="Chris Dunsby" w:date="2023-05-25T12:07:00Z">
        <w:r w:rsidR="004F4AC0">
          <w:t>.</w:t>
        </w:r>
      </w:ins>
    </w:p>
    <w:p w14:paraId="05B5E005" w14:textId="05210608" w:rsidR="00561F82" w:rsidRDefault="004F4AC0" w:rsidP="00561F82">
      <w:pPr>
        <w:pStyle w:val="ListParagraph"/>
        <w:numPr>
          <w:ilvl w:val="0"/>
          <w:numId w:val="2"/>
        </w:numPr>
      </w:pPr>
      <w:ins w:id="158" w:author="Chris Dunsby" w:date="2023-05-25T12:07:00Z">
        <w:r>
          <w:t>Check that</w:t>
        </w:r>
      </w:ins>
      <w:del w:id="159" w:author="Chris Dunsby" w:date="2023-05-25T12:07:00Z">
        <w:r w:rsidR="00561F82" w:rsidDel="004F4AC0">
          <w:delText>, and</w:delText>
        </w:r>
      </w:del>
      <w:r w:rsidR="00561F82">
        <w:t xml:space="preserve"> the plate</w:t>
      </w:r>
      <w:del w:id="160" w:author="Chris Dunsby" w:date="2023-05-25T12:05:00Z">
        <w:r w:rsidR="00561F82" w:rsidDel="004F4AC0">
          <w:delText>s</w:delText>
        </w:r>
      </w:del>
      <w:r w:rsidR="00561F82">
        <w:t xml:space="preserve"> ha</w:t>
      </w:r>
      <w:ins w:id="161" w:author="Chris Dunsby" w:date="2023-05-25T12:05:00Z">
        <w:r>
          <w:t>s</w:t>
        </w:r>
      </w:ins>
      <w:del w:id="162" w:author="Chris Dunsby" w:date="2023-05-25T12:05:00Z">
        <w:r w:rsidR="00561F82" w:rsidDel="004F4AC0">
          <w:delText>ve</w:delText>
        </w:r>
      </w:del>
      <w:r w:rsidR="00561F82">
        <w:t xml:space="preserve"> been calibrated </w:t>
      </w:r>
      <w:commentRangeEnd w:id="155"/>
      <w:r>
        <w:rPr>
          <w:rStyle w:val="CommentReference"/>
        </w:rPr>
        <w:commentReference w:id="155"/>
      </w:r>
      <w:r w:rsidR="00561F82">
        <w:t>with the stage</w:t>
      </w:r>
      <w:ins w:id="163" w:author="Chris Dunsby" w:date="2023-05-25T12:05:00Z">
        <w:r>
          <w:t>.</w:t>
        </w:r>
      </w:ins>
      <w:del w:id="164" w:author="Chris Dunsby" w:date="2023-05-25T12:05:00Z">
        <w:r w:rsidR="00561F82" w:rsidDel="004F4AC0">
          <w:delText xml:space="preserve"> </w:delText>
        </w:r>
      </w:del>
    </w:p>
    <w:p w14:paraId="74B9BE2C" w14:textId="3ABA3053" w:rsidR="00561F82" w:rsidDel="004F4AC0" w:rsidRDefault="00561F82" w:rsidP="00561F82">
      <w:pPr>
        <w:pStyle w:val="ListParagraph"/>
        <w:numPr>
          <w:ilvl w:val="0"/>
          <w:numId w:val="2"/>
        </w:numPr>
        <w:rPr>
          <w:del w:id="165" w:author="Chris Dunsby" w:date="2023-05-25T12:06:00Z"/>
        </w:rPr>
      </w:pPr>
      <w:commentRangeStart w:id="166"/>
      <w:del w:id="167" w:author="Chris Dunsby" w:date="2023-05-25T12:06:00Z">
        <w:r w:rsidDel="004F4AC0">
          <w:delText>Selected the plate you are working with or create a custom design if it is not in the NIS-Elements database</w:delText>
        </w:r>
        <w:commentRangeEnd w:id="166"/>
        <w:r w:rsidR="004F4AC0" w:rsidDel="004F4AC0">
          <w:rPr>
            <w:rStyle w:val="CommentReference"/>
          </w:rPr>
          <w:commentReference w:id="166"/>
        </w:r>
      </w:del>
    </w:p>
    <w:p w14:paraId="4D5D487A" w14:textId="7E01944D" w:rsidR="00561F82" w:rsidRDefault="00561F82" w:rsidP="00561F82">
      <w:pPr>
        <w:pStyle w:val="ListParagraph"/>
        <w:numPr>
          <w:ilvl w:val="0"/>
          <w:numId w:val="2"/>
        </w:numPr>
      </w:pPr>
      <w:r>
        <w:t xml:space="preserve">Use the NIS-Elements help tool </w:t>
      </w:r>
      <w:del w:id="168" w:author="Chris Dunsby" w:date="2023-05-25T12:08:00Z">
        <w:r w:rsidDel="004F4AC0">
          <w:delText>to work out how and why you would want to</w:delText>
        </w:r>
      </w:del>
      <w:ins w:id="169" w:author="Chris Dunsby" w:date="2023-05-25T12:08:00Z">
        <w:r w:rsidR="004F4AC0">
          <w:t>for</w:t>
        </w:r>
        <w:r w:rsidR="00C25800">
          <w:t xml:space="preserve"> help on</w:t>
        </w:r>
      </w:ins>
      <w:r>
        <w:t>:</w:t>
      </w:r>
    </w:p>
    <w:p w14:paraId="40C9AB30" w14:textId="6EDD6ED7" w:rsidR="00561F82" w:rsidRDefault="00561F82" w:rsidP="00561F82">
      <w:pPr>
        <w:pStyle w:val="ListParagraph"/>
        <w:numPr>
          <w:ilvl w:val="1"/>
          <w:numId w:val="2"/>
        </w:numPr>
      </w:pPr>
      <w:commentRangeStart w:id="170"/>
      <w:del w:id="171" w:author="Chris Dunsby" w:date="2023-05-25T12:08:00Z">
        <w:r w:rsidDel="004F4AC0">
          <w:delText>Initiate</w:delText>
        </w:r>
      </w:del>
      <w:ins w:id="172" w:author="Chris Dunsby" w:date="2023-05-25T12:08:00Z">
        <w:r w:rsidR="00C25800">
          <w:t>I</w:t>
        </w:r>
        <w:r w:rsidR="004F4AC0">
          <w:t>nitialising the</w:t>
        </w:r>
      </w:ins>
      <w:r>
        <w:t xml:space="preserve"> </w:t>
      </w:r>
      <w:commentRangeEnd w:id="170"/>
      <w:r w:rsidR="004F4AC0">
        <w:rPr>
          <w:rStyle w:val="CommentReference"/>
        </w:rPr>
        <w:commentReference w:id="170"/>
      </w:r>
      <w:r>
        <w:t>stage</w:t>
      </w:r>
      <w:ins w:id="173" w:author="Chris Dunsby" w:date="2023-05-25T12:08:00Z">
        <w:r w:rsidR="00C25800">
          <w:t>.</w:t>
        </w:r>
      </w:ins>
    </w:p>
    <w:p w14:paraId="44E84AEF" w14:textId="7184762E" w:rsidR="00561F82" w:rsidRDefault="00561F82" w:rsidP="00561F82">
      <w:pPr>
        <w:pStyle w:val="ListParagraph"/>
        <w:numPr>
          <w:ilvl w:val="1"/>
          <w:numId w:val="2"/>
        </w:numPr>
      </w:pPr>
      <w:r>
        <w:t>Calibrat</w:t>
      </w:r>
      <w:ins w:id="174" w:author="Chris Dunsby" w:date="2023-05-25T12:08:00Z">
        <w:r w:rsidR="00C25800">
          <w:t>ing the</w:t>
        </w:r>
      </w:ins>
      <w:del w:id="175" w:author="Chris Dunsby" w:date="2023-05-25T12:08:00Z">
        <w:r w:rsidDel="00C25800">
          <w:delText>e</w:delText>
        </w:r>
      </w:del>
      <w:r>
        <w:t xml:space="preserve"> plate</w:t>
      </w:r>
      <w:ins w:id="176" w:author="Chris Dunsby" w:date="2023-05-25T12:08:00Z">
        <w:r w:rsidR="00C25800">
          <w:t>.</w:t>
        </w:r>
      </w:ins>
    </w:p>
    <w:p w14:paraId="5D209137" w14:textId="705EAFD5" w:rsidR="00561F82" w:rsidRPr="009A4A26" w:rsidRDefault="00561F82" w:rsidP="00561F82">
      <w:pPr>
        <w:pStyle w:val="ListParagraph"/>
        <w:numPr>
          <w:ilvl w:val="1"/>
          <w:numId w:val="2"/>
        </w:numPr>
      </w:pPr>
      <w:r>
        <w:t>Creat</w:t>
      </w:r>
      <w:ins w:id="177" w:author="Chris Dunsby" w:date="2023-05-25T12:08:00Z">
        <w:r w:rsidR="00C25800">
          <w:t xml:space="preserve">ing </w:t>
        </w:r>
      </w:ins>
      <w:del w:id="178" w:author="Chris Dunsby" w:date="2023-05-25T12:08:00Z">
        <w:r w:rsidDel="00C25800">
          <w:delText xml:space="preserve">e </w:delText>
        </w:r>
      </w:del>
      <w:r>
        <w:t>custom plate design</w:t>
      </w:r>
      <w:ins w:id="179" w:author="Chris Dunsby" w:date="2023-05-25T12:08:00Z">
        <w:r w:rsidR="00C25800">
          <w:t>s.</w:t>
        </w:r>
      </w:ins>
    </w:p>
    <w:p w14:paraId="23E5F31D" w14:textId="2E52028F" w:rsidR="009A4A26" w:rsidRDefault="009A4A26" w:rsidP="009A4A26">
      <w:pPr>
        <w:pStyle w:val="Heading1"/>
      </w:pPr>
      <w:r>
        <w:t>Select wells</w:t>
      </w:r>
    </w:p>
    <w:p w14:paraId="1B390623" w14:textId="64106252" w:rsidR="009A4A26" w:rsidRDefault="002F71C9" w:rsidP="009A4A26">
      <w:r>
        <w:rPr>
          <w:noProof/>
        </w:rPr>
        <w:drawing>
          <wp:inline distT="0" distB="0" distL="0" distR="0" wp14:anchorId="0913A7B9" wp14:editId="3EBF71B8">
            <wp:extent cx="5715000" cy="34861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8C9D7" w14:textId="04D555E6" w:rsidR="00561F82" w:rsidRPr="009A4A26" w:rsidRDefault="00561F82" w:rsidP="00561F82">
      <w:pPr>
        <w:pStyle w:val="ListParagraph"/>
        <w:numPr>
          <w:ilvl w:val="0"/>
          <w:numId w:val="3"/>
        </w:numPr>
      </w:pPr>
      <w:r>
        <w:lastRenderedPageBreak/>
        <w:t>Select the wells you plan to image</w:t>
      </w:r>
      <w:ins w:id="180" w:author="Chris Dunsby" w:date="2023-05-25T12:08:00Z">
        <w:r w:rsidR="00C25800">
          <w:t>,</w:t>
        </w:r>
      </w:ins>
      <w:r w:rsidR="00A51C08">
        <w:t xml:space="preserve"> </w:t>
      </w:r>
      <w:ins w:id="181" w:author="Chris Dunsby" w:date="2023-05-25T12:09:00Z">
        <w:r w:rsidR="00C25800">
          <w:t>e.g.</w:t>
        </w:r>
      </w:ins>
      <w:del w:id="182" w:author="Chris Dunsby" w:date="2023-05-25T12:09:00Z">
        <w:r w:rsidR="00A51C08" w:rsidDel="00C25800">
          <w:delText>i.e.</w:delText>
        </w:r>
      </w:del>
      <w:r w:rsidR="00A51C08">
        <w:t xml:space="preserve"> you </w:t>
      </w:r>
      <w:ins w:id="183" w:author="Chris Dunsby" w:date="2023-05-25T12:08:00Z">
        <w:r w:rsidR="00C25800">
          <w:t xml:space="preserve">may </w:t>
        </w:r>
      </w:ins>
      <w:r w:rsidR="00A51C08">
        <w:t xml:space="preserve">have a plate-map of </w:t>
      </w:r>
      <w:ins w:id="184" w:author="Chris Dunsby" w:date="2023-05-25T12:09:00Z">
        <w:r w:rsidR="00C25800">
          <w:t xml:space="preserve">the wells you </w:t>
        </w:r>
      </w:ins>
      <w:r w:rsidR="00A51C08">
        <w:t>seeded</w:t>
      </w:r>
      <w:del w:id="185" w:author="Chris Dunsby" w:date="2023-05-25T12:09:00Z">
        <w:r w:rsidR="00A51C08" w:rsidDel="00C25800">
          <w:delText xml:space="preserve"> wells</w:delText>
        </w:r>
      </w:del>
      <w:r w:rsidR="00A51C08">
        <w:t>, you might</w:t>
      </w:r>
      <w:ins w:id="186" w:author="Chris Dunsby" w:date="2023-05-25T12:09:00Z">
        <w:r w:rsidR="00C25800">
          <w:t xml:space="preserve"> want to</w:t>
        </w:r>
      </w:ins>
      <w:r w:rsidR="00A51C08">
        <w:t xml:space="preserve"> select all of these wells for prefind</w:t>
      </w:r>
      <w:ins w:id="187" w:author="Chris Dunsby" w:date="2023-05-25T12:08:00Z">
        <w:r w:rsidR="00C25800">
          <w:t>.</w:t>
        </w:r>
      </w:ins>
    </w:p>
    <w:p w14:paraId="348F8E9F" w14:textId="60143D58" w:rsidR="009A4A26" w:rsidRDefault="009A4A26" w:rsidP="009A4A26">
      <w:pPr>
        <w:pStyle w:val="Heading1"/>
      </w:pPr>
      <w:r>
        <w:t>Set well scan pattern</w:t>
      </w:r>
    </w:p>
    <w:p w14:paraId="038238E2" w14:textId="6F3F4C1E" w:rsidR="002F71C9" w:rsidRDefault="002F71C9" w:rsidP="002F71C9">
      <w:r>
        <w:rPr>
          <w:noProof/>
        </w:rPr>
        <w:drawing>
          <wp:inline distT="0" distB="0" distL="0" distR="0" wp14:anchorId="22553796" wp14:editId="5A6865CA">
            <wp:extent cx="4729655" cy="28850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734" cy="2888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1029" w14:textId="52ABAB49" w:rsidR="00A51C08" w:rsidRDefault="00A51C08" w:rsidP="00A51C08">
      <w:pPr>
        <w:pStyle w:val="ListParagraph"/>
        <w:numPr>
          <w:ilvl w:val="0"/>
          <w:numId w:val="3"/>
        </w:numPr>
      </w:pPr>
      <w:r>
        <w:t>Select the tile scan pattern to apply to each well.</w:t>
      </w:r>
    </w:p>
    <w:p w14:paraId="66FB6C67" w14:textId="1F05F941" w:rsidR="00A51C08" w:rsidRDefault="00A51C08" w:rsidP="00A51C08">
      <w:pPr>
        <w:pStyle w:val="ListParagraph"/>
        <w:numPr>
          <w:ilvl w:val="0"/>
          <w:numId w:val="3"/>
        </w:numPr>
      </w:pPr>
      <w:r>
        <w:t>Use the NIS-Elements help tool to</w:t>
      </w:r>
      <w:del w:id="188" w:author="Chris Dunsby" w:date="2023-05-25T12:16:00Z">
        <w:r w:rsidDel="001F53B9">
          <w:delText xml:space="preserve"> work out how and why you would want to</w:delText>
        </w:r>
      </w:del>
      <w:r>
        <w:t>:</w:t>
      </w:r>
    </w:p>
    <w:p w14:paraId="1420B984" w14:textId="4CF13050" w:rsidR="00A51C08" w:rsidRDefault="00A51C08" w:rsidP="00A51C08">
      <w:pPr>
        <w:pStyle w:val="ListParagraph"/>
        <w:numPr>
          <w:ilvl w:val="1"/>
          <w:numId w:val="3"/>
        </w:numPr>
      </w:pPr>
      <w:r>
        <w:t>Understand how the different parameters affect the ‘GeneratedPoints’ function in the above screenshot.</w:t>
      </w:r>
    </w:p>
    <w:p w14:paraId="5BD758BC" w14:textId="175AF110" w:rsidR="00A51C08" w:rsidRDefault="00A51C08">
      <w:pPr>
        <w:pStyle w:val="ListParagraph"/>
        <w:numPr>
          <w:ilvl w:val="0"/>
          <w:numId w:val="3"/>
        </w:numPr>
        <w:pPrChange w:id="189" w:author="Chris Dunsby" w:date="2023-05-25T12:17:00Z">
          <w:pPr>
            <w:pStyle w:val="ListParagraph"/>
            <w:numPr>
              <w:ilvl w:val="1"/>
              <w:numId w:val="3"/>
            </w:numPr>
            <w:ind w:left="1440" w:hanging="360"/>
          </w:pPr>
        </w:pPrChange>
      </w:pPr>
      <w:r>
        <w:t>Essentially this function generates a list of relative points per well for tile scanning based on the plate</w:t>
      </w:r>
      <w:ins w:id="190" w:author="Chris Dunsby" w:date="2023-05-25T12:17:00Z">
        <w:r w:rsidR="001F53B9">
          <w:t xml:space="preserve"> type</w:t>
        </w:r>
      </w:ins>
      <w:r>
        <w:t xml:space="preserve"> you are using</w:t>
      </w:r>
      <w:ins w:id="191" w:author="Chris Dunsby" w:date="2023-05-25T12:17:00Z">
        <w:r w:rsidR="001F53B9">
          <w:t>.</w:t>
        </w:r>
      </w:ins>
      <w:del w:id="192" w:author="Chris Dunsby" w:date="2023-05-25T12:17:00Z">
        <w:r w:rsidDel="001F53B9">
          <w:delText xml:space="preserve"> </w:delText>
        </w:r>
      </w:del>
    </w:p>
    <w:p w14:paraId="049CBDFE" w14:textId="1E754A5C" w:rsidR="009A4A26" w:rsidRDefault="009A4A26" w:rsidP="009A4A26">
      <w:pPr>
        <w:pStyle w:val="Heading1"/>
      </w:pPr>
      <w:r>
        <w:t>Set widefield epi/trans-illumination mode</w:t>
      </w:r>
    </w:p>
    <w:p w14:paraId="14B26C9D" w14:textId="4276B91A" w:rsidR="002F71C9" w:rsidRDefault="002F71C9" w:rsidP="002F71C9">
      <w:r>
        <w:rPr>
          <w:noProof/>
        </w:rPr>
        <w:drawing>
          <wp:inline distT="0" distB="0" distL="0" distR="0" wp14:anchorId="66DC46FF" wp14:editId="1E600E55">
            <wp:extent cx="4256690" cy="2571012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623" cy="2574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F5E08" w14:textId="16BA1DF9" w:rsidR="00A51C08" w:rsidRDefault="00A51C08" w:rsidP="00A51C08">
      <w:pPr>
        <w:pStyle w:val="ListParagraph"/>
        <w:numPr>
          <w:ilvl w:val="0"/>
          <w:numId w:val="4"/>
        </w:numPr>
      </w:pPr>
      <w:r>
        <w:t xml:space="preserve">Choose the type </w:t>
      </w:r>
      <w:ins w:id="193" w:author="Chris Dunsby" w:date="2023-05-25T12:17:00Z">
        <w:r w:rsidR="001F53B9">
          <w:t>o</w:t>
        </w:r>
      </w:ins>
      <w:del w:id="194" w:author="Chris Dunsby" w:date="2023-05-25T12:17:00Z">
        <w:r w:rsidDel="001F53B9">
          <w:delText>i</w:delText>
        </w:r>
      </w:del>
      <w:r>
        <w:t xml:space="preserve">f wide-field imaging mode you want to use using </w:t>
      </w:r>
      <w:ins w:id="195" w:author="Chris Dunsby" w:date="2023-05-25T12:17:00Z">
        <w:r w:rsidR="001F53B9">
          <w:t xml:space="preserve">the </w:t>
        </w:r>
      </w:ins>
      <w:r>
        <w:t>NIS-Elements JOBS function ‘CaptureDefinition’</w:t>
      </w:r>
      <w:ins w:id="196" w:author="Chris Dunsby" w:date="2023-05-25T12:17:00Z">
        <w:r w:rsidR="001F53B9">
          <w:t>.</w:t>
        </w:r>
      </w:ins>
    </w:p>
    <w:p w14:paraId="4B292E54" w14:textId="36ECCBD3" w:rsidR="00A51C08" w:rsidDel="001F53B9" w:rsidRDefault="00A51C08">
      <w:pPr>
        <w:pStyle w:val="ListParagraph"/>
        <w:numPr>
          <w:ilvl w:val="1"/>
          <w:numId w:val="4"/>
        </w:numPr>
        <w:rPr>
          <w:del w:id="197" w:author="Chris Dunsby" w:date="2023-05-25T12:17:00Z"/>
        </w:rPr>
        <w:pPrChange w:id="198" w:author="Chris Dunsby" w:date="2023-05-25T12:17:00Z">
          <w:pPr>
            <w:pStyle w:val="ListParagraph"/>
            <w:numPr>
              <w:numId w:val="4"/>
            </w:numPr>
            <w:ind w:hanging="360"/>
          </w:pPr>
        </w:pPrChange>
      </w:pPr>
      <w:r>
        <w:t xml:space="preserve">Use the NIS-Elements help tool </w:t>
      </w:r>
      <w:del w:id="199" w:author="Chris Dunsby" w:date="2023-05-25T12:17:00Z">
        <w:r w:rsidDel="001F53B9">
          <w:delText>to work out how and why you would want to:</w:delText>
        </w:r>
      </w:del>
    </w:p>
    <w:p w14:paraId="527E1CF1" w14:textId="2BE0D10D" w:rsidR="00A51C08" w:rsidRPr="002F71C9" w:rsidRDefault="00A51C08">
      <w:pPr>
        <w:pStyle w:val="ListParagraph"/>
        <w:numPr>
          <w:ilvl w:val="0"/>
          <w:numId w:val="4"/>
        </w:numPr>
        <w:pPrChange w:id="200" w:author="Chris Dunsby" w:date="2023-05-25T12:17:00Z">
          <w:pPr>
            <w:pStyle w:val="ListParagraph"/>
            <w:numPr>
              <w:ilvl w:val="1"/>
              <w:numId w:val="4"/>
            </w:numPr>
            <w:ind w:left="1440" w:hanging="360"/>
          </w:pPr>
        </w:pPrChange>
      </w:pPr>
      <w:del w:id="201" w:author="Chris Dunsby" w:date="2023-05-25T12:17:00Z">
        <w:r w:rsidDel="001F53B9">
          <w:delText>U</w:delText>
        </w:r>
      </w:del>
      <w:ins w:id="202" w:author="Chris Dunsby" w:date="2023-05-25T12:17:00Z">
        <w:r w:rsidR="001F53B9">
          <w:t>to u</w:t>
        </w:r>
      </w:ins>
      <w:r>
        <w:t xml:space="preserve">nderstand how </w:t>
      </w:r>
      <w:ins w:id="203" w:author="Chris Dunsby" w:date="2023-05-25T12:17:00Z">
        <w:r w:rsidR="001F53B9">
          <w:t>t</w:t>
        </w:r>
      </w:ins>
      <w:ins w:id="204" w:author="Chris Dunsby" w:date="2023-05-25T12:18:00Z">
        <w:r w:rsidR="001F53B9">
          <w:t xml:space="preserve">he </w:t>
        </w:r>
      </w:ins>
      <w:r>
        <w:t>‘CaptureDefinition’ function works</w:t>
      </w:r>
      <w:ins w:id="205" w:author="Chris Dunsby" w:date="2023-05-25T12:18:00Z">
        <w:r w:rsidR="001F53B9">
          <w:t>.</w:t>
        </w:r>
      </w:ins>
      <w:r>
        <w:t xml:space="preserve"> </w:t>
      </w:r>
    </w:p>
    <w:p w14:paraId="4A2C0EA7" w14:textId="4CED8B59" w:rsidR="009A4A26" w:rsidRDefault="009A4A26" w:rsidP="009A4A26">
      <w:pPr>
        <w:pStyle w:val="Heading1"/>
      </w:pPr>
      <w:r>
        <w:lastRenderedPageBreak/>
        <w:t>Set z-scan pattern</w:t>
      </w:r>
    </w:p>
    <w:p w14:paraId="45E8E9C1" w14:textId="5D68E68C" w:rsidR="002F71C9" w:rsidRDefault="002F71C9" w:rsidP="002F71C9">
      <w:r>
        <w:rPr>
          <w:noProof/>
        </w:rPr>
        <w:drawing>
          <wp:inline distT="0" distB="0" distL="0" distR="0" wp14:anchorId="04520AAA" wp14:editId="318C64CC">
            <wp:extent cx="4408315" cy="2680138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25" cy="268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17548" w14:textId="31768BB9" w:rsidR="00A51C08" w:rsidRDefault="00A51C08" w:rsidP="00A51C08">
      <w:pPr>
        <w:pStyle w:val="ListParagraph"/>
        <w:numPr>
          <w:ilvl w:val="0"/>
          <w:numId w:val="4"/>
        </w:numPr>
      </w:pPr>
      <w:r>
        <w:t>Choose the z-scan pattern</w:t>
      </w:r>
      <w:r w:rsidR="00510084">
        <w:t xml:space="preserve"> – typically </w:t>
      </w:r>
      <w:del w:id="206" w:author="Chris Dunsby" w:date="2023-05-25T12:40:00Z">
        <w:r w:rsidR="00510084" w:rsidDel="00630E92">
          <w:delText xml:space="preserve">less </w:delText>
        </w:r>
      </w:del>
      <w:ins w:id="207" w:author="Chris Dunsby" w:date="2023-05-25T12:40:00Z">
        <w:r w:rsidR="00630E92">
          <w:t xml:space="preserve">fewer </w:t>
        </w:r>
      </w:ins>
      <w:r w:rsidR="00510084">
        <w:t xml:space="preserve">than 10 planes </w:t>
      </w:r>
      <w:ins w:id="208" w:author="Chris Dunsby" w:date="2023-05-25T12:40:00Z">
        <w:r w:rsidR="00630E92">
          <w:t xml:space="preserve">ranging </w:t>
        </w:r>
      </w:ins>
      <w:r w:rsidR="00510084">
        <w:t xml:space="preserve">from 0 </w:t>
      </w:r>
      <w:r w:rsidR="00510084">
        <w:rPr>
          <w:rFonts w:cstheme="minorHAnsi"/>
        </w:rPr>
        <w:t>µ</w:t>
      </w:r>
      <w:r w:rsidR="00510084">
        <w:t xml:space="preserve">m to less than 280 </w:t>
      </w:r>
      <w:r w:rsidR="00510084">
        <w:rPr>
          <w:rFonts w:cstheme="minorHAnsi"/>
        </w:rPr>
        <w:t>µ</w:t>
      </w:r>
      <w:r w:rsidR="00510084">
        <w:t xml:space="preserve">m relative to the </w:t>
      </w:r>
      <w:del w:id="209" w:author="Chris Dunsby" w:date="2023-05-25T12:40:00Z">
        <w:r w:rsidR="00510084" w:rsidRPr="00510084" w:rsidDel="00630E92">
          <w:delText>plate bottom/</w:delText>
        </w:r>
      </w:del>
      <w:ins w:id="210" w:author="Chris Dunsby" w:date="2023-05-25T12:40:00Z">
        <w:r w:rsidR="00630E92">
          <w:t>coverslip-</w:t>
        </w:r>
      </w:ins>
      <w:r w:rsidR="00510084" w:rsidRPr="00510084">
        <w:t>sample interface</w:t>
      </w:r>
      <w:r w:rsidR="00510084">
        <w:t xml:space="preserve"> </w:t>
      </w:r>
      <w:ins w:id="211" w:author="Chris Dunsby" w:date="2023-05-25T12:41:00Z">
        <w:r w:rsidR="00630E92">
          <w:t xml:space="preserve">(280 </w:t>
        </w:r>
        <w:r w:rsidR="00630E92">
          <w:rPr>
            <w:rFonts w:cstheme="minorHAnsi"/>
          </w:rPr>
          <w:t>µ</w:t>
        </w:r>
        <w:r w:rsidR="00630E92">
          <w:t xml:space="preserve">m is the working distance of the 60X objective currently used in the dOPM system) </w:t>
        </w:r>
        <w:commentRangeStart w:id="212"/>
        <w:r w:rsidR="00630E92">
          <w:t xml:space="preserve">or XXX </w:t>
        </w:r>
        <w:r w:rsidR="00630E92">
          <w:rPr>
            <w:rFonts w:cstheme="minorHAnsi"/>
          </w:rPr>
          <w:t>µ</w:t>
        </w:r>
        <w:r w:rsidR="00630E92">
          <w:t xml:space="preserve">m to YYY </w:t>
        </w:r>
        <w:r w:rsidR="00630E92">
          <w:rPr>
            <w:rFonts w:cstheme="minorHAnsi"/>
          </w:rPr>
          <w:t>µ</w:t>
        </w:r>
        <w:r w:rsidR="00630E92">
          <w:t>m relative to the bottom of the coverslip</w:t>
        </w:r>
        <w:r w:rsidR="00C32BAA">
          <w:t xml:space="preserve"> for a ZZZ </w:t>
        </w:r>
      </w:ins>
      <w:ins w:id="213" w:author="Chris Dunsby" w:date="2023-05-25T12:42:00Z">
        <w:r w:rsidR="00C32BAA">
          <w:rPr>
            <w:rFonts w:cstheme="minorHAnsi"/>
          </w:rPr>
          <w:t>µ</w:t>
        </w:r>
        <w:r w:rsidR="00C32BAA">
          <w:t>m thick coverslip</w:t>
        </w:r>
      </w:ins>
      <w:ins w:id="214" w:author="Chris Dunsby" w:date="2023-05-25T12:41:00Z">
        <w:r w:rsidR="00630E92">
          <w:t>.</w:t>
        </w:r>
      </w:ins>
      <w:del w:id="215" w:author="Chris Dunsby" w:date="2023-05-25T12:41:00Z">
        <w:r w:rsidR="00510084" w:rsidDel="00630E92">
          <w:delText xml:space="preserve">(see note below, 280 </w:delText>
        </w:r>
        <w:r w:rsidR="00510084" w:rsidDel="00630E92">
          <w:rPr>
            <w:rFonts w:cstheme="minorHAnsi"/>
          </w:rPr>
          <w:delText>µ</w:delText>
        </w:r>
        <w:r w:rsidR="00510084" w:rsidDel="00630E92">
          <w:delText xml:space="preserve">m is the working distance of the 60X objective currently used in the dOPM system). </w:delText>
        </w:r>
      </w:del>
      <w:commentRangeEnd w:id="212"/>
      <w:r w:rsidR="00C32BAA">
        <w:rPr>
          <w:rStyle w:val="CommentReference"/>
        </w:rPr>
        <w:commentReference w:id="212"/>
      </w:r>
    </w:p>
    <w:p w14:paraId="0CDD7623" w14:textId="0F81AED1" w:rsidR="00A51C08" w:rsidRPr="00A51C08" w:rsidRDefault="00A51C08" w:rsidP="00A51C08">
      <w:pPr>
        <w:pStyle w:val="ListParagraph"/>
        <w:numPr>
          <w:ilvl w:val="0"/>
          <w:numId w:val="4"/>
        </w:numPr>
        <w:rPr>
          <w:b/>
          <w:bCs/>
        </w:rPr>
      </w:pPr>
      <w:r w:rsidRPr="00A51C08">
        <w:rPr>
          <w:b/>
          <w:bCs/>
        </w:rPr>
        <w:t>Note</w:t>
      </w:r>
      <w:r>
        <w:rPr>
          <w:b/>
          <w:bCs/>
        </w:rPr>
        <w:t xml:space="preserve"> – for this </w:t>
      </w:r>
      <w:del w:id="216" w:author="Chris Dunsby" w:date="2023-05-25T12:42:00Z">
        <w:r w:rsidDel="00C32BAA">
          <w:rPr>
            <w:b/>
            <w:bCs/>
          </w:rPr>
          <w:delText>particular flavo</w:delText>
        </w:r>
      </w:del>
      <w:del w:id="217" w:author="Chris Dunsby" w:date="2023-05-25T12:43:00Z">
        <w:r w:rsidDel="00C32BAA">
          <w:rPr>
            <w:b/>
            <w:bCs/>
          </w:rPr>
          <w:delText xml:space="preserve">ur of </w:delText>
        </w:r>
      </w:del>
      <w:r>
        <w:rPr>
          <w:b/>
          <w:bCs/>
        </w:rPr>
        <w:t>prefind</w:t>
      </w:r>
      <w:ins w:id="218" w:author="Chris Dunsby" w:date="2023-05-25T12:43:00Z">
        <w:r w:rsidR="00C32BAA">
          <w:rPr>
            <w:b/>
            <w:bCs/>
          </w:rPr>
          <w:t xml:space="preserve">, we recommend to </w:t>
        </w:r>
      </w:ins>
      <w:del w:id="219" w:author="Chris Dunsby" w:date="2023-05-25T12:43:00Z">
        <w:r w:rsidDel="00C32BAA">
          <w:rPr>
            <w:b/>
            <w:bCs/>
          </w:rPr>
          <w:delText xml:space="preserve"> I </w:delText>
        </w:r>
      </w:del>
      <w:r>
        <w:rPr>
          <w:b/>
          <w:bCs/>
        </w:rPr>
        <w:t xml:space="preserve">use the </w:t>
      </w:r>
      <w:ins w:id="220" w:author="Chris Dunsby" w:date="2023-05-25T12:44:00Z">
        <w:r w:rsidR="00C32BAA">
          <w:rPr>
            <w:b/>
            <w:bCs/>
          </w:rPr>
          <w:t xml:space="preserve">Nikon </w:t>
        </w:r>
      </w:ins>
      <w:r>
        <w:rPr>
          <w:b/>
          <w:bCs/>
        </w:rPr>
        <w:t xml:space="preserve">Perfect Focus </w:t>
      </w:r>
      <w:ins w:id="221" w:author="Chris Dunsby" w:date="2023-05-25T12:44:00Z">
        <w:r w:rsidR="00C32BAA">
          <w:rPr>
            <w:b/>
            <w:bCs/>
          </w:rPr>
          <w:t xml:space="preserve">System </w:t>
        </w:r>
      </w:ins>
      <w:del w:id="222" w:author="Chris Dunsby" w:date="2023-05-25T12:44:00Z">
        <w:r w:rsidDel="00C32BAA">
          <w:rPr>
            <w:b/>
            <w:bCs/>
          </w:rPr>
          <w:delText xml:space="preserve">hardware </w:delText>
        </w:r>
      </w:del>
      <w:r>
        <w:rPr>
          <w:b/>
          <w:bCs/>
        </w:rPr>
        <w:t xml:space="preserve">to collect z-stacks relative to the </w:t>
      </w:r>
      <w:bookmarkStart w:id="223" w:name="_Hlk135660553"/>
      <w:del w:id="224" w:author="Chris Dunsby" w:date="2023-05-25T12:44:00Z">
        <w:r w:rsidDel="00C32BAA">
          <w:rPr>
            <w:b/>
            <w:bCs/>
          </w:rPr>
          <w:delText>plate bottom</w:delText>
        </w:r>
      </w:del>
      <w:ins w:id="225" w:author="Chris Dunsby" w:date="2023-05-25T12:44:00Z">
        <w:r w:rsidR="00C32BAA">
          <w:rPr>
            <w:b/>
            <w:bCs/>
          </w:rPr>
          <w:t xml:space="preserve">bottom of the coverslip or the </w:t>
        </w:r>
      </w:ins>
      <w:del w:id="226" w:author="Chris Dunsby" w:date="2023-05-25T12:44:00Z">
        <w:r w:rsidDel="00C32BAA">
          <w:rPr>
            <w:b/>
            <w:bCs/>
          </w:rPr>
          <w:delText>/</w:delText>
        </w:r>
      </w:del>
      <w:ins w:id="227" w:author="Chris Dunsby" w:date="2023-05-25T12:44:00Z">
        <w:r w:rsidR="00C32BAA">
          <w:rPr>
            <w:b/>
            <w:bCs/>
          </w:rPr>
          <w:t>interface between the top of the cove</w:t>
        </w:r>
      </w:ins>
      <w:ins w:id="228" w:author="Chris Dunsby" w:date="2023-05-25T12:45:00Z">
        <w:r w:rsidR="00C32BAA">
          <w:rPr>
            <w:b/>
            <w:bCs/>
          </w:rPr>
          <w:t xml:space="preserve">rslip and the </w:t>
        </w:r>
      </w:ins>
      <w:r>
        <w:rPr>
          <w:b/>
          <w:bCs/>
        </w:rPr>
        <w:t>sample</w:t>
      </w:r>
      <w:del w:id="229" w:author="Chris Dunsby" w:date="2023-05-25T12:45:00Z">
        <w:r w:rsidDel="00C32BAA">
          <w:rPr>
            <w:b/>
            <w:bCs/>
          </w:rPr>
          <w:delText xml:space="preserve"> interface</w:delText>
        </w:r>
      </w:del>
      <w:bookmarkEnd w:id="223"/>
      <w:r>
        <w:rPr>
          <w:b/>
          <w:bCs/>
        </w:rPr>
        <w:t xml:space="preserve">. This </w:t>
      </w:r>
      <w:ins w:id="230" w:author="Chris Dunsby" w:date="2023-05-25T12:45:00Z">
        <w:r w:rsidR="00C32BAA">
          <w:rPr>
            <w:b/>
            <w:bCs/>
          </w:rPr>
          <w:t xml:space="preserve">allows the user to </w:t>
        </w:r>
      </w:ins>
      <w:r>
        <w:rPr>
          <w:b/>
          <w:bCs/>
        </w:rPr>
        <w:t>ensure</w:t>
      </w:r>
      <w:ins w:id="231" w:author="Chris Dunsby" w:date="2023-05-25T12:45:00Z">
        <w:r w:rsidR="00C32BAA">
          <w:rPr>
            <w:b/>
            <w:bCs/>
          </w:rPr>
          <w:t xml:space="preserve"> that</w:t>
        </w:r>
      </w:ins>
      <w:del w:id="232" w:author="Chris Dunsby" w:date="2023-05-25T12:45:00Z">
        <w:r w:rsidDel="00C32BAA">
          <w:rPr>
            <w:b/>
            <w:bCs/>
          </w:rPr>
          <w:delText>s</w:delText>
        </w:r>
      </w:del>
      <w:r>
        <w:rPr>
          <w:b/>
          <w:bCs/>
        </w:rPr>
        <w:t xml:space="preserve"> the prefind will only scan up </w:t>
      </w:r>
      <w:del w:id="233" w:author="Chris Dunsby" w:date="2023-05-25T12:45:00Z">
        <w:r w:rsidDel="00C32BAA">
          <w:rPr>
            <w:b/>
            <w:bCs/>
          </w:rPr>
          <w:delText xml:space="preserve">to a certain depth relative to this point </w:delText>
        </w:r>
      </w:del>
      <w:r>
        <w:rPr>
          <w:b/>
          <w:bCs/>
        </w:rPr>
        <w:t>in</w:t>
      </w:r>
      <w:ins w:id="234" w:author="Chris Dunsby" w:date="2023-05-25T12:45:00Z">
        <w:r w:rsidR="00C32BAA">
          <w:rPr>
            <w:b/>
            <w:bCs/>
          </w:rPr>
          <w:t>to</w:t>
        </w:r>
      </w:ins>
      <w:r>
        <w:rPr>
          <w:b/>
          <w:bCs/>
        </w:rPr>
        <w:t xml:space="preserve"> the sample</w:t>
      </w:r>
      <w:ins w:id="235" w:author="Chris Dunsby" w:date="2023-05-25T12:45:00Z">
        <w:r w:rsidR="00C32BAA">
          <w:rPr>
            <w:b/>
            <w:bCs/>
          </w:rPr>
          <w:t xml:space="preserve"> by a user-defined distance</w:t>
        </w:r>
      </w:ins>
      <w:r>
        <w:rPr>
          <w:b/>
          <w:bCs/>
        </w:rPr>
        <w:t xml:space="preserve">. This </w:t>
      </w:r>
      <w:ins w:id="236" w:author="Chris Dunsby" w:date="2023-05-25T12:46:00Z">
        <w:r w:rsidR="00C32BAA">
          <w:rPr>
            <w:b/>
            <w:bCs/>
          </w:rPr>
          <w:t xml:space="preserve">can be used to </w:t>
        </w:r>
      </w:ins>
      <w:r>
        <w:rPr>
          <w:b/>
          <w:bCs/>
        </w:rPr>
        <w:t>ensure</w:t>
      </w:r>
      <w:del w:id="237" w:author="Chris Dunsby" w:date="2023-05-25T12:46:00Z">
        <w:r w:rsidDel="00C32BAA">
          <w:rPr>
            <w:b/>
            <w:bCs/>
          </w:rPr>
          <w:delText>s</w:delText>
        </w:r>
      </w:del>
      <w:r>
        <w:rPr>
          <w:b/>
          <w:bCs/>
        </w:rPr>
        <w:t xml:space="preserve"> that prefind data is restricted to </w:t>
      </w:r>
      <w:r w:rsidR="00510084">
        <w:rPr>
          <w:b/>
          <w:bCs/>
        </w:rPr>
        <w:t xml:space="preserve">depths less than the </w:t>
      </w:r>
      <w:ins w:id="238" w:author="Chris Dunsby" w:date="2023-05-25T12:46:00Z">
        <w:r w:rsidR="00C32BAA" w:rsidRPr="00C32BAA">
          <w:rPr>
            <w:b/>
            <w:bCs/>
          </w:rPr>
          <w:t xml:space="preserve">280 µm </w:t>
        </w:r>
      </w:ins>
      <w:r w:rsidR="00510084">
        <w:rPr>
          <w:b/>
          <w:bCs/>
        </w:rPr>
        <w:t>working distance of the 60</w:t>
      </w:r>
      <w:ins w:id="239" w:author="Chris Dunsby" w:date="2023-05-25T12:46:00Z">
        <w:r w:rsidR="00C32BAA">
          <w:rPr>
            <w:b/>
            <w:bCs/>
          </w:rPr>
          <w:t>x</w:t>
        </w:r>
      </w:ins>
      <w:del w:id="240" w:author="Chris Dunsby" w:date="2023-05-25T12:46:00Z">
        <w:r w:rsidR="00510084" w:rsidDel="00C32BAA">
          <w:rPr>
            <w:b/>
            <w:bCs/>
          </w:rPr>
          <w:delText>X</w:delText>
        </w:r>
      </w:del>
      <w:r w:rsidR="00510084">
        <w:rPr>
          <w:b/>
          <w:bCs/>
        </w:rPr>
        <w:t xml:space="preserve"> water immersion microscope objective used during dOPM acquisitions</w:t>
      </w:r>
      <w:ins w:id="241" w:author="Chris Dunsby" w:date="2023-05-25T12:46:00Z">
        <w:r w:rsidR="00C32BAA">
          <w:rPr>
            <w:b/>
            <w:bCs/>
          </w:rPr>
          <w:t>.</w:t>
        </w:r>
      </w:ins>
    </w:p>
    <w:p w14:paraId="0F22075D" w14:textId="01B4E051" w:rsidR="00A51C08" w:rsidRDefault="00A51C08">
      <w:pPr>
        <w:pStyle w:val="ListParagraph"/>
        <w:numPr>
          <w:ilvl w:val="0"/>
          <w:numId w:val="4"/>
        </w:numPr>
        <w:pPrChange w:id="242" w:author="Chris Dunsby" w:date="2023-05-25T12:46:00Z">
          <w:pPr>
            <w:ind w:left="360"/>
          </w:pPr>
        </w:pPrChange>
      </w:pPr>
      <w:r>
        <w:t xml:space="preserve">Use the NIS-Elements help tool to </w:t>
      </w:r>
      <w:del w:id="243" w:author="Chris Dunsby" w:date="2023-05-25T12:46:00Z">
        <w:r w:rsidDel="00C32BAA">
          <w:delText>work out how and why you would want to</w:delText>
        </w:r>
      </w:del>
      <w:ins w:id="244" w:author="Chris Dunsby" w:date="2023-05-25T12:46:00Z">
        <w:r w:rsidR="00C32BAA">
          <w:t>help</w:t>
        </w:r>
      </w:ins>
      <w:ins w:id="245" w:author="Chris Dunsby" w:date="2023-05-25T12:47:00Z">
        <w:r w:rsidR="00C32BAA">
          <w:t xml:space="preserve"> understand</w:t>
        </w:r>
      </w:ins>
      <w:r>
        <w:t>:</w:t>
      </w:r>
    </w:p>
    <w:p w14:paraId="463F8D71" w14:textId="65B29A75" w:rsidR="00A51C08" w:rsidRDefault="00A51C08" w:rsidP="00A51C08">
      <w:pPr>
        <w:pStyle w:val="ListParagraph"/>
        <w:numPr>
          <w:ilvl w:val="1"/>
          <w:numId w:val="4"/>
        </w:numPr>
      </w:pPr>
      <w:del w:id="246" w:author="Chris Dunsby" w:date="2023-05-25T12:47:00Z">
        <w:r w:rsidDel="00C32BAA">
          <w:delText>Understand h</w:delText>
        </w:r>
      </w:del>
      <w:ins w:id="247" w:author="Chris Dunsby" w:date="2023-05-25T12:47:00Z">
        <w:r w:rsidR="00C32BAA">
          <w:t>H</w:t>
        </w:r>
      </w:ins>
      <w:r>
        <w:t>ow the ‘ZstackDefinition’ function works</w:t>
      </w:r>
    </w:p>
    <w:p w14:paraId="4A7F9B58" w14:textId="3AFF77EB" w:rsidR="00510084" w:rsidRPr="002F71C9" w:rsidRDefault="00C32BAA" w:rsidP="00A51C08">
      <w:pPr>
        <w:pStyle w:val="ListParagraph"/>
        <w:numPr>
          <w:ilvl w:val="1"/>
          <w:numId w:val="4"/>
        </w:numPr>
      </w:pPr>
      <w:ins w:id="248" w:author="Chris Dunsby" w:date="2023-05-25T12:47:00Z">
        <w:r>
          <w:t>How the</w:t>
        </w:r>
        <w:r w:rsidR="00F670A1">
          <w:t xml:space="preserve"> Nikon</w:t>
        </w:r>
        <w:r>
          <w:t xml:space="preserve"> </w:t>
        </w:r>
      </w:ins>
      <w:r w:rsidR="00510084">
        <w:t>Perfect Focus</w:t>
      </w:r>
      <w:ins w:id="249" w:author="Chris Dunsby" w:date="2023-05-25T12:47:00Z">
        <w:r>
          <w:t xml:space="preserve"> System works.</w:t>
        </w:r>
      </w:ins>
    </w:p>
    <w:p w14:paraId="49BFB59F" w14:textId="43FAEC68" w:rsidR="009A4A26" w:rsidRDefault="009A4A26" w:rsidP="009A4A26">
      <w:pPr>
        <w:pStyle w:val="Heading1"/>
      </w:pPr>
      <w:r>
        <w:lastRenderedPageBreak/>
        <w:t>Set PFS offset</w:t>
      </w:r>
    </w:p>
    <w:p w14:paraId="0C4C2C39" w14:textId="03D19BD7" w:rsidR="002F71C9" w:rsidRDefault="002F71C9" w:rsidP="002F71C9">
      <w:r>
        <w:rPr>
          <w:noProof/>
        </w:rPr>
        <w:drawing>
          <wp:inline distT="0" distB="0" distL="0" distR="0" wp14:anchorId="30779F76" wp14:editId="714C5728">
            <wp:extent cx="4981903" cy="305048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94" cy="3052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C6AC" w14:textId="06DDAC69" w:rsidR="00510084" w:rsidRDefault="00510084" w:rsidP="00510084">
      <w:pPr>
        <w:pStyle w:val="ListParagraph"/>
        <w:numPr>
          <w:ilvl w:val="0"/>
          <w:numId w:val="5"/>
        </w:numPr>
      </w:pPr>
      <w:del w:id="250" w:author="Chris Dunsby" w:date="2023-05-25T12:53:00Z">
        <w:r w:rsidDel="0084085E">
          <w:delText xml:space="preserve">This </w:delText>
        </w:r>
      </w:del>
      <w:ins w:id="251" w:author="Chris Dunsby" w:date="2023-05-25T12:53:00Z">
        <w:r w:rsidR="0084085E">
          <w:t>The Prefind_</w:t>
        </w:r>
      </w:ins>
      <w:r>
        <w:t>JOBS</w:t>
      </w:r>
      <w:ins w:id="252" w:author="Chris Dunsby" w:date="2023-05-25T12:53:00Z">
        <w:r w:rsidR="0084085E">
          <w:t>_</w:t>
        </w:r>
      </w:ins>
      <w:del w:id="253" w:author="Chris Dunsby" w:date="2023-05-25T12:53:00Z">
        <w:r w:rsidDel="0084085E">
          <w:delText xml:space="preserve"> </w:delText>
        </w:r>
      </w:del>
      <w:r>
        <w:t xml:space="preserve">script uses </w:t>
      </w:r>
      <w:ins w:id="254" w:author="Chris Dunsby" w:date="2023-05-25T12:47:00Z">
        <w:r w:rsidR="00F670A1">
          <w:t xml:space="preserve">the </w:t>
        </w:r>
      </w:ins>
      <w:r>
        <w:t xml:space="preserve">Perfect Focus </w:t>
      </w:r>
      <w:ins w:id="255" w:author="Chris Dunsby" w:date="2023-05-25T12:47:00Z">
        <w:r w:rsidR="00F670A1">
          <w:t xml:space="preserve">System </w:t>
        </w:r>
      </w:ins>
      <w:r>
        <w:t xml:space="preserve">to acquire z-stacks relative to the </w:t>
      </w:r>
      <w:ins w:id="256" w:author="Dunsby, Christopher W" w:date="2023-05-25T16:59:00Z">
        <w:r w:rsidR="005C300D">
          <w:t>coverslip.</w:t>
        </w:r>
      </w:ins>
      <w:del w:id="257" w:author="Dunsby, Christopher W" w:date="2023-05-25T16:59:00Z">
        <w:r w:rsidDel="005C300D">
          <w:delText>plate bottom</w:delText>
        </w:r>
      </w:del>
    </w:p>
    <w:p w14:paraId="1B543CAF" w14:textId="131A2824" w:rsidR="00510084" w:rsidDel="006949B7" w:rsidRDefault="00510084" w:rsidP="006949B7">
      <w:pPr>
        <w:pStyle w:val="ListParagraph"/>
        <w:numPr>
          <w:ilvl w:val="0"/>
          <w:numId w:val="5"/>
        </w:numPr>
        <w:rPr>
          <w:del w:id="258" w:author="Dunsby, Christopher W" w:date="2023-05-25T16:59:00Z"/>
        </w:rPr>
      </w:pPr>
      <w:r>
        <w:t xml:space="preserve">Make sure the Perfect Focus Offset is set to the bottom of the </w:t>
      </w:r>
      <w:ins w:id="259" w:author="Chris Dunsby" w:date="2023-05-25T12:54:00Z">
        <w:r w:rsidR="0084085E">
          <w:t>coverslip or the top of the coverslip/sample interface (depending on which one you have chosen as your reference)</w:t>
        </w:r>
      </w:ins>
      <w:ins w:id="260" w:author="Dunsby, Christopher W" w:date="2023-05-25T16:59:00Z">
        <w:r w:rsidR="006949B7">
          <w:t>.</w:t>
        </w:r>
      </w:ins>
    </w:p>
    <w:p w14:paraId="6D175995" w14:textId="77777777" w:rsidR="006949B7" w:rsidRDefault="006949B7" w:rsidP="00510084">
      <w:pPr>
        <w:pStyle w:val="ListParagraph"/>
        <w:numPr>
          <w:ilvl w:val="0"/>
          <w:numId w:val="5"/>
        </w:numPr>
        <w:rPr>
          <w:ins w:id="261" w:author="Dunsby, Christopher W" w:date="2023-05-25T17:00:00Z"/>
        </w:rPr>
      </w:pPr>
    </w:p>
    <w:p w14:paraId="16D0EE54" w14:textId="5E2FDDD4" w:rsidR="00510084" w:rsidRDefault="00510084">
      <w:pPr>
        <w:pStyle w:val="ListParagraph"/>
        <w:numPr>
          <w:ilvl w:val="0"/>
          <w:numId w:val="5"/>
        </w:numPr>
        <w:pPrChange w:id="262" w:author="Dunsby, Christopher W" w:date="2023-05-25T16:59:00Z">
          <w:pPr>
            <w:ind w:left="360"/>
          </w:pPr>
        </w:pPrChange>
      </w:pPr>
      <w:r>
        <w:t xml:space="preserve">Use the NIS-Elements help tool </w:t>
      </w:r>
      <w:ins w:id="263" w:author="Dunsby, Christopher W" w:date="2023-05-25T16:59:00Z">
        <w:r w:rsidR="00B021AA">
          <w:t xml:space="preserve">to help </w:t>
        </w:r>
      </w:ins>
      <w:del w:id="264" w:author="Chris Dunsby" w:date="2023-05-25T12:54:00Z">
        <w:r w:rsidDel="0084085E">
          <w:delText>to work out how and why you would want to</w:delText>
        </w:r>
      </w:del>
      <w:ins w:id="265" w:author="Chris Dunsby" w:date="2023-05-25T12:54:00Z">
        <w:r w:rsidR="0084085E">
          <w:t>understand</w:t>
        </w:r>
      </w:ins>
      <w:r>
        <w:t>:</w:t>
      </w:r>
    </w:p>
    <w:p w14:paraId="7323E079" w14:textId="0A529714" w:rsidR="00510084" w:rsidRPr="002F71C9" w:rsidRDefault="00510084" w:rsidP="00510084">
      <w:pPr>
        <w:pStyle w:val="ListParagraph"/>
        <w:numPr>
          <w:ilvl w:val="1"/>
          <w:numId w:val="4"/>
        </w:numPr>
      </w:pPr>
      <w:r>
        <w:t>Perfect Focus and Perfect Focus Offset</w:t>
      </w:r>
    </w:p>
    <w:p w14:paraId="281521CD" w14:textId="77777777" w:rsidR="00510084" w:rsidRPr="002F71C9" w:rsidRDefault="00510084" w:rsidP="002F71C9"/>
    <w:p w14:paraId="482C1F46" w14:textId="0A3505B9" w:rsidR="009A4A26" w:rsidRDefault="009A4A26" w:rsidP="009A4A26">
      <w:pPr>
        <w:pStyle w:val="Heading1"/>
      </w:pPr>
      <w:r>
        <w:lastRenderedPageBreak/>
        <w:t>Run acquisition</w:t>
      </w:r>
    </w:p>
    <w:p w14:paraId="2F2951B1" w14:textId="0776235B" w:rsidR="002F71C9" w:rsidRDefault="002F71C9" w:rsidP="002F71C9">
      <w:r>
        <w:rPr>
          <w:noProof/>
        </w:rPr>
        <w:drawing>
          <wp:inline distT="0" distB="0" distL="0" distR="0" wp14:anchorId="17F1B318" wp14:editId="2CB6CAF1">
            <wp:extent cx="4698124" cy="3963309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796" cy="3965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6E52" w14:textId="799A187C" w:rsidR="0050795C" w:rsidRPr="002F71C9" w:rsidRDefault="0050795C" w:rsidP="0050795C">
      <w:pPr>
        <w:pStyle w:val="ListParagraph"/>
        <w:numPr>
          <w:ilvl w:val="0"/>
          <w:numId w:val="6"/>
        </w:numPr>
      </w:pPr>
      <w:r>
        <w:t xml:space="preserve">Run the acquisition. Depending on the number of tiles, z-planes and spectral channels the acquisition will take some time. Fast brightfield imaging with 6 or </w:t>
      </w:r>
      <w:del w:id="266" w:author="Chris Dunsby" w:date="2023-05-25T12:55:00Z">
        <w:r w:rsidDel="0084085E">
          <w:delText xml:space="preserve">less </w:delText>
        </w:r>
      </w:del>
      <w:ins w:id="267" w:author="Chris Dunsby" w:date="2023-05-25T12:55:00Z">
        <w:r w:rsidR="0084085E">
          <w:t xml:space="preserve">fewer </w:t>
        </w:r>
      </w:ins>
      <w:r>
        <w:t>z-planes (e.g. 0</w:t>
      </w:r>
      <w:ins w:id="268" w:author="Chris Dunsby" w:date="2023-05-25T12:55:00Z">
        <w:r w:rsidR="0084085E">
          <w:t xml:space="preserve"> to </w:t>
        </w:r>
      </w:ins>
      <w:del w:id="269" w:author="Chris Dunsby" w:date="2023-05-25T12:55:00Z">
        <w:r w:rsidDel="0084085E">
          <w:delText>,</w:delText>
        </w:r>
      </w:del>
      <w:r>
        <w:t xml:space="preserve"> 150</w:t>
      </w:r>
      <w:ins w:id="270" w:author="Chris Dunsby" w:date="2023-05-25T12:55:00Z">
        <w:r w:rsidR="0084085E">
          <w:t xml:space="preserve"> </w:t>
        </w:r>
        <w:r w:rsidR="0084085E">
          <w:rPr>
            <w:rFonts w:cstheme="minorHAnsi"/>
          </w:rPr>
          <w:t>μ</w:t>
        </w:r>
      </w:ins>
      <w:del w:id="271" w:author="Chris Dunsby" w:date="2023-05-25T12:55:00Z">
        <w:r w:rsidDel="0084085E">
          <w:delText>u</w:delText>
        </w:r>
      </w:del>
      <w:r>
        <w:t>m in steps of 30</w:t>
      </w:r>
      <w:r w:rsidRPr="0050795C">
        <w:t xml:space="preserve"> </w:t>
      </w:r>
      <w:ins w:id="272" w:author="Chris Dunsby" w:date="2023-05-25T12:55:00Z">
        <w:r w:rsidR="0084085E">
          <w:rPr>
            <w:rFonts w:cstheme="minorHAnsi"/>
          </w:rPr>
          <w:t>μ</w:t>
        </w:r>
      </w:ins>
      <w:del w:id="273" w:author="Chris Dunsby" w:date="2023-05-25T12:55:00Z">
        <w:r w:rsidDel="0084085E">
          <w:delText>u</w:delText>
        </w:r>
      </w:del>
      <w:r>
        <w:t xml:space="preserve">m) and 20x or 4x </w:t>
      </w:r>
      <w:ins w:id="274" w:author="Chris Dunsby" w:date="2023-05-25T12:56:00Z">
        <w:r w:rsidR="0084085E">
          <w:t xml:space="preserve">magnification objective lenses </w:t>
        </w:r>
      </w:ins>
      <w:r>
        <w:t xml:space="preserve">is </w:t>
      </w:r>
      <w:del w:id="275" w:author="Chris Dunsby" w:date="2023-05-25T12:55:00Z">
        <w:r w:rsidDel="0084085E">
          <w:delText>usually the best choice in my experience</w:delText>
        </w:r>
      </w:del>
      <w:ins w:id="276" w:author="Chris Dunsby" w:date="2023-05-25T12:55:00Z">
        <w:r w:rsidR="0084085E">
          <w:t>recommended</w:t>
        </w:r>
      </w:ins>
      <w:r>
        <w:t xml:space="preserve">. </w:t>
      </w:r>
    </w:p>
    <w:p w14:paraId="50582ACC" w14:textId="0B72E72D" w:rsidR="009A4A26" w:rsidRDefault="009A4A26" w:rsidP="009A4A26">
      <w:pPr>
        <w:pStyle w:val="Heading1"/>
      </w:pPr>
      <w:r>
        <w:lastRenderedPageBreak/>
        <w:t>Postprocessing – stitch tiles</w:t>
      </w:r>
    </w:p>
    <w:p w14:paraId="521B4ED0" w14:textId="3AFB4506" w:rsidR="002F71C9" w:rsidRDefault="002F71C9" w:rsidP="002F71C9">
      <w:r>
        <w:rPr>
          <w:noProof/>
        </w:rPr>
        <w:drawing>
          <wp:inline distT="0" distB="0" distL="0" distR="0" wp14:anchorId="1F6C69B3" wp14:editId="3B51DEB1">
            <wp:extent cx="3783178" cy="3626069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6873" cy="362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83A4A" w14:textId="23D6C5AE" w:rsidR="0050795C" w:rsidDel="0084085E" w:rsidRDefault="0050795C" w:rsidP="0084085E">
      <w:pPr>
        <w:pStyle w:val="ListParagraph"/>
        <w:numPr>
          <w:ilvl w:val="0"/>
          <w:numId w:val="6"/>
        </w:numPr>
        <w:rPr>
          <w:del w:id="277" w:author="Chris Dunsby" w:date="2023-05-25T12:56:00Z"/>
        </w:rPr>
      </w:pPr>
      <w:r>
        <w:t>Once the data is acquired</w:t>
      </w:r>
      <w:ins w:id="278" w:author="Chris Dunsby" w:date="2023-05-25T12:56:00Z">
        <w:r w:rsidR="0084085E">
          <w:t>,</w:t>
        </w:r>
      </w:ins>
      <w:r>
        <w:t xml:space="preserve"> right-click on the JOBS </w:t>
      </w:r>
      <w:ins w:id="279" w:author="Chris Dunsby" w:date="2023-05-25T12:56:00Z">
        <w:r w:rsidR="0084085E">
          <w:t>E</w:t>
        </w:r>
      </w:ins>
      <w:del w:id="280" w:author="Chris Dunsby" w:date="2023-05-25T12:56:00Z">
        <w:r w:rsidDel="0084085E">
          <w:delText>e</w:delText>
        </w:r>
      </w:del>
      <w:r>
        <w:t xml:space="preserve">xplorer event description and select the </w:t>
      </w:r>
      <w:ins w:id="281" w:author="Chris Dunsby" w:date="2023-05-25T12:56:00Z">
        <w:r w:rsidR="0084085E">
          <w:t>‘S</w:t>
        </w:r>
      </w:ins>
      <w:del w:id="282" w:author="Chris Dunsby" w:date="2023-05-25T12:56:00Z">
        <w:r w:rsidDel="0084085E">
          <w:delText>s</w:delText>
        </w:r>
      </w:del>
      <w:r>
        <w:t xml:space="preserve">titch </w:t>
      </w:r>
      <w:ins w:id="283" w:author="Chris Dunsby" w:date="2023-05-25T12:56:00Z">
        <w:r w:rsidR="0084085E">
          <w:t>P</w:t>
        </w:r>
      </w:ins>
      <w:del w:id="284" w:author="Chris Dunsby" w:date="2023-05-25T12:56:00Z">
        <w:r w:rsidDel="0084085E">
          <w:delText>p</w:delText>
        </w:r>
      </w:del>
      <w:r>
        <w:t xml:space="preserve">oints </w:t>
      </w:r>
      <w:ins w:id="285" w:author="Chris Dunsby" w:date="2023-05-25T12:56:00Z">
        <w:r w:rsidR="0084085E">
          <w:t xml:space="preserve">into Large Image…’ </w:t>
        </w:r>
      </w:ins>
      <w:r>
        <w:t>option</w:t>
      </w:r>
      <w:ins w:id="286" w:author="Chris Dunsby" w:date="2023-05-25T12:56:00Z">
        <w:r w:rsidR="0084085E">
          <w:t>.</w:t>
        </w:r>
      </w:ins>
    </w:p>
    <w:p w14:paraId="016A6CD2" w14:textId="77777777" w:rsidR="0084085E" w:rsidRDefault="0084085E" w:rsidP="0050795C">
      <w:pPr>
        <w:pStyle w:val="ListParagraph"/>
        <w:numPr>
          <w:ilvl w:val="0"/>
          <w:numId w:val="6"/>
        </w:numPr>
        <w:rPr>
          <w:ins w:id="287" w:author="Chris Dunsby" w:date="2023-05-25T12:56:00Z"/>
        </w:rPr>
      </w:pPr>
    </w:p>
    <w:p w14:paraId="727D521F" w14:textId="512FB3F1" w:rsidR="0050795C" w:rsidRDefault="0050795C">
      <w:pPr>
        <w:pStyle w:val="ListParagraph"/>
        <w:numPr>
          <w:ilvl w:val="0"/>
          <w:numId w:val="6"/>
        </w:numPr>
        <w:pPrChange w:id="288" w:author="Chris Dunsby" w:date="2023-05-25T12:56:00Z">
          <w:pPr>
            <w:ind w:left="360"/>
          </w:pPr>
        </w:pPrChange>
      </w:pPr>
      <w:r>
        <w:t xml:space="preserve">Use the NIS-Elements help tool </w:t>
      </w:r>
      <w:del w:id="289" w:author="Chris Dunsby" w:date="2023-05-25T12:57:00Z">
        <w:r w:rsidDel="0084085E">
          <w:delText>to work out how and why you would want to</w:delText>
        </w:r>
      </w:del>
      <w:ins w:id="290" w:author="Chris Dunsby" w:date="2023-05-25T12:57:00Z">
        <w:r w:rsidR="0084085E">
          <w:t>to</w:t>
        </w:r>
      </w:ins>
      <w:r>
        <w:t>:</w:t>
      </w:r>
    </w:p>
    <w:p w14:paraId="4CC471F0" w14:textId="4979C25D" w:rsidR="0050795C" w:rsidRDefault="0084085E" w:rsidP="0050795C">
      <w:pPr>
        <w:pStyle w:val="ListParagraph"/>
        <w:numPr>
          <w:ilvl w:val="1"/>
          <w:numId w:val="6"/>
        </w:numPr>
      </w:pPr>
      <w:ins w:id="291" w:author="Chris Dunsby" w:date="2023-05-25T12:57:00Z">
        <w:r>
          <w:t>Provide information</w:t>
        </w:r>
      </w:ins>
      <w:del w:id="292" w:author="Chris Dunsby" w:date="2023-05-25T12:57:00Z">
        <w:r w:rsidR="0050795C" w:rsidDel="0084085E">
          <w:delText>Find out</w:delText>
        </w:r>
      </w:del>
      <w:r w:rsidR="0050795C">
        <w:t xml:space="preserve"> about JOBS explorer</w:t>
      </w:r>
      <w:ins w:id="293" w:author="Chris Dunsby" w:date="2023-05-25T12:57:00Z">
        <w:r>
          <w:t>.</w:t>
        </w:r>
      </w:ins>
    </w:p>
    <w:p w14:paraId="6732C9B9" w14:textId="57F99EF3" w:rsidR="0050795C" w:rsidRPr="002F71C9" w:rsidRDefault="0050795C" w:rsidP="0050795C">
      <w:pPr>
        <w:pStyle w:val="ListParagraph"/>
        <w:numPr>
          <w:ilvl w:val="1"/>
          <w:numId w:val="6"/>
        </w:numPr>
      </w:pPr>
      <w:r>
        <w:t xml:space="preserve">Find out </w:t>
      </w:r>
      <w:del w:id="294" w:author="Chris Dunsby" w:date="2023-05-25T12:57:00Z">
        <w:r w:rsidDel="0084085E">
          <w:delText xml:space="preserve">above </w:delText>
        </w:r>
      </w:del>
      <w:ins w:id="295" w:author="Chris Dunsby" w:date="2023-05-25T12:57:00Z">
        <w:r w:rsidR="0084085E">
          <w:t xml:space="preserve">about the </w:t>
        </w:r>
      </w:ins>
      <w:r>
        <w:t>stitching and other postprocessing options</w:t>
      </w:r>
      <w:ins w:id="296" w:author="Chris Dunsby" w:date="2023-05-25T12:57:00Z">
        <w:r w:rsidR="0084085E">
          <w:t>.</w:t>
        </w:r>
      </w:ins>
    </w:p>
    <w:p w14:paraId="10A48E6F" w14:textId="77777777" w:rsidR="0050795C" w:rsidRDefault="0050795C" w:rsidP="0050795C">
      <w:pPr>
        <w:pStyle w:val="ListParagraph"/>
      </w:pPr>
    </w:p>
    <w:p w14:paraId="377267D8" w14:textId="04B68A9D" w:rsidR="002F71C9" w:rsidRDefault="002F71C9" w:rsidP="002F71C9">
      <w:r>
        <w:rPr>
          <w:noProof/>
        </w:rPr>
        <w:drawing>
          <wp:inline distT="0" distB="0" distL="0" distR="0" wp14:anchorId="18FA4DA1" wp14:editId="4D02CCE9">
            <wp:extent cx="3619500" cy="278237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435" cy="279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86578" w14:textId="445B21A4" w:rsidR="00D8504D" w:rsidDel="0005419B" w:rsidRDefault="0050795C" w:rsidP="0005419B">
      <w:pPr>
        <w:pStyle w:val="ListParagraph"/>
        <w:numPr>
          <w:ilvl w:val="0"/>
          <w:numId w:val="6"/>
        </w:numPr>
        <w:rPr>
          <w:del w:id="297" w:author="Chris Dunsby" w:date="2023-05-25T12:58:00Z"/>
        </w:rPr>
      </w:pPr>
      <w:del w:id="298" w:author="Chris Dunsby" w:date="2023-05-25T12:57:00Z">
        <w:r w:rsidDel="0084085E">
          <w:delText xml:space="preserve">Here </w:delText>
        </w:r>
      </w:del>
      <w:ins w:id="299" w:author="Chris Dunsby" w:date="2023-05-25T12:57:00Z">
        <w:r w:rsidR="0084085E">
          <w:t xml:space="preserve">Above is an example of </w:t>
        </w:r>
      </w:ins>
      <w:del w:id="300" w:author="Chris Dunsby" w:date="2023-05-25T12:57:00Z">
        <w:r w:rsidDel="0084085E">
          <w:delText xml:space="preserve">is </w:delText>
        </w:r>
      </w:del>
      <w:r>
        <w:t>the output of some stitched brightfield data showing a blob of gel with organoids embedded</w:t>
      </w:r>
      <w:ins w:id="301" w:author="Chris Dunsby" w:date="2023-05-25T12:57:00Z">
        <w:r w:rsidR="0084085E">
          <w:t>. This shows</w:t>
        </w:r>
      </w:ins>
      <w:ins w:id="302" w:author="Chris Dunsby" w:date="2023-05-25T12:58:00Z">
        <w:r w:rsidR="0084085E">
          <w:t xml:space="preserve"> data acquired with a</w:t>
        </w:r>
      </w:ins>
      <w:del w:id="303" w:author="Chris Dunsby" w:date="2023-05-25T12:57:00Z">
        <w:r w:rsidDel="0084085E">
          <w:delText xml:space="preserve"> –</w:delText>
        </w:r>
      </w:del>
      <w:r>
        <w:t xml:space="preserve"> 4x </w:t>
      </w:r>
      <w:del w:id="304" w:author="Chris Dunsby" w:date="2023-05-25T12:58:00Z">
        <w:r w:rsidDel="0084085E">
          <w:delText>data</w:delText>
        </w:r>
      </w:del>
      <w:ins w:id="305" w:author="Chris Dunsby" w:date="2023-05-25T12:58:00Z">
        <w:r w:rsidR="0084085E">
          <w:t>objective</w:t>
        </w:r>
      </w:ins>
      <w:r>
        <w:t xml:space="preserve">, </w:t>
      </w:r>
      <w:ins w:id="306" w:author="Chris Dunsby" w:date="2023-05-25T12:58:00Z">
        <w:r w:rsidR="0084085E">
          <w:t>with a 2x2 grid of</w:t>
        </w:r>
      </w:ins>
      <w:del w:id="307" w:author="Chris Dunsby" w:date="2023-05-25T12:58:00Z">
        <w:r w:rsidDel="0084085E">
          <w:delText>4</w:delText>
        </w:r>
      </w:del>
      <w:r>
        <w:t xml:space="preserve"> tiles stitched together</w:t>
      </w:r>
      <w:ins w:id="308" w:author="Chris Dunsby" w:date="2023-05-25T12:58:00Z">
        <w:r w:rsidR="0084085E">
          <w:t xml:space="preserve"> resulting in a final</w:t>
        </w:r>
      </w:ins>
      <w:del w:id="309" w:author="Chris Dunsby" w:date="2023-05-25T12:58:00Z">
        <w:r w:rsidDel="0084085E">
          <w:delText>,</w:delText>
        </w:r>
      </w:del>
      <w:r>
        <w:t xml:space="preserve"> image </w:t>
      </w:r>
      <w:del w:id="310" w:author="Chris Dunsby" w:date="2023-05-25T12:58:00Z">
        <w:r w:rsidDel="0084085E">
          <w:delText xml:space="preserve">size </w:delText>
        </w:r>
      </w:del>
      <w:ins w:id="311" w:author="Chris Dunsby" w:date="2023-05-25T12:58:00Z">
        <w:r w:rsidR="0084085E">
          <w:t xml:space="preserve">field of view of </w:t>
        </w:r>
      </w:ins>
      <w:del w:id="312" w:author="Chris Dunsby" w:date="2023-05-25T12:58:00Z">
        <w:r w:rsidDel="0084085E">
          <w:delText xml:space="preserve">about </w:delText>
        </w:r>
      </w:del>
      <w:ins w:id="313" w:author="Chris Dunsby" w:date="2023-05-25T12:58:00Z">
        <w:r w:rsidR="0084085E">
          <w:t>~</w:t>
        </w:r>
      </w:ins>
      <w:r>
        <w:t>5 x 5 mm</w:t>
      </w:r>
      <w:ins w:id="314" w:author="Chris Dunsby" w:date="2023-05-25T12:58:00Z">
        <w:r w:rsidR="0084085E" w:rsidRPr="0084085E">
          <w:rPr>
            <w:vertAlign w:val="superscript"/>
            <w:rPrChange w:id="315" w:author="Chris Dunsby" w:date="2023-05-25T12:58:00Z">
              <w:rPr/>
            </w:rPrChange>
          </w:rPr>
          <w:t>2</w:t>
        </w:r>
      </w:ins>
      <w:r>
        <w:t>.</w:t>
      </w:r>
    </w:p>
    <w:p w14:paraId="77266C70" w14:textId="77777777" w:rsidR="0005419B" w:rsidRDefault="0005419B" w:rsidP="00D8504D">
      <w:pPr>
        <w:pStyle w:val="ListParagraph"/>
        <w:numPr>
          <w:ilvl w:val="0"/>
          <w:numId w:val="6"/>
        </w:numPr>
        <w:rPr>
          <w:ins w:id="316" w:author="Chris Dunsby" w:date="2023-05-25T12:58:00Z"/>
        </w:rPr>
      </w:pPr>
    </w:p>
    <w:p w14:paraId="747E6B9B" w14:textId="503F4559" w:rsidR="00D8504D" w:rsidRDefault="00D8504D">
      <w:pPr>
        <w:pStyle w:val="ListParagraph"/>
        <w:numPr>
          <w:ilvl w:val="0"/>
          <w:numId w:val="6"/>
        </w:numPr>
        <w:pPrChange w:id="317" w:author="Chris Dunsby" w:date="2023-05-25T12:58:00Z">
          <w:pPr>
            <w:ind w:left="360"/>
          </w:pPr>
        </w:pPrChange>
      </w:pPr>
      <w:r>
        <w:lastRenderedPageBreak/>
        <w:t xml:space="preserve">Use the NIS-Elements help tool </w:t>
      </w:r>
      <w:del w:id="318" w:author="Chris Dunsby" w:date="2023-05-25T12:58:00Z">
        <w:r w:rsidDel="0005419B">
          <w:delText>to work out how and why you would want to</w:delText>
        </w:r>
      </w:del>
      <w:ins w:id="319" w:author="Chris Dunsby" w:date="2023-05-25T12:58:00Z">
        <w:r w:rsidR="0005419B">
          <w:t>for help on</w:t>
        </w:r>
      </w:ins>
      <w:r>
        <w:t>:</w:t>
      </w:r>
    </w:p>
    <w:p w14:paraId="730C1F0F" w14:textId="325264DA" w:rsidR="00D8504D" w:rsidRPr="002F71C9" w:rsidRDefault="00D8504D" w:rsidP="00D8504D">
      <w:pPr>
        <w:pStyle w:val="ListParagraph"/>
        <w:numPr>
          <w:ilvl w:val="1"/>
          <w:numId w:val="6"/>
        </w:numPr>
      </w:pPr>
      <w:del w:id="320" w:author="Chris Dunsby" w:date="2023-05-25T12:59:00Z">
        <w:r w:rsidDel="0005419B">
          <w:delText xml:space="preserve">Find out about </w:delText>
        </w:r>
      </w:del>
      <w:ins w:id="321" w:author="Chris Dunsby" w:date="2023-05-25T12:59:00Z">
        <w:r w:rsidR="0005419B">
          <w:t xml:space="preserve">The </w:t>
        </w:r>
      </w:ins>
      <w:r>
        <w:t xml:space="preserve">functionality </w:t>
      </w:r>
      <w:ins w:id="322" w:author="Chris Dunsby" w:date="2023-05-25T12:59:00Z">
        <w:r w:rsidR="0005419B">
          <w:t xml:space="preserve">of JOBS </w:t>
        </w:r>
      </w:ins>
      <w:del w:id="323" w:author="Chris Dunsby" w:date="2023-05-25T12:59:00Z">
        <w:r w:rsidDel="0005419B">
          <w:delText xml:space="preserve">for exploring JOBS </w:delText>
        </w:r>
      </w:del>
      <w:ins w:id="324" w:author="Chris Dunsby" w:date="2023-05-25T12:59:00Z">
        <w:r w:rsidR="0005419B">
          <w:t>R</w:t>
        </w:r>
      </w:ins>
      <w:del w:id="325" w:author="Chris Dunsby" w:date="2023-05-25T12:59:00Z">
        <w:r w:rsidDel="0005419B">
          <w:delText>r</w:delText>
        </w:r>
      </w:del>
      <w:r>
        <w:t>esults</w:t>
      </w:r>
      <w:del w:id="326" w:author="Chris Dunsby" w:date="2023-05-25T12:59:00Z">
        <w:r w:rsidDel="0005419B">
          <w:delText xml:space="preserve"> further</w:delText>
        </w:r>
      </w:del>
    </w:p>
    <w:p w14:paraId="46AAB312" w14:textId="3CCA33D5" w:rsidR="009A4A26" w:rsidRDefault="009A4A26" w:rsidP="009A4A26">
      <w:pPr>
        <w:pStyle w:val="Heading1"/>
      </w:pPr>
      <w:r>
        <w:t>Navigate prefind data for manual selection</w:t>
      </w:r>
      <w:ins w:id="327" w:author="Chris Dunsby" w:date="2023-05-25T12:59:00Z">
        <w:r w:rsidR="0007552C">
          <w:t xml:space="preserve"> of </w:t>
        </w:r>
        <w:del w:id="328" w:author="Chris Dunsby" w:date="2023-05-25T13:38:00Z">
          <w:r w:rsidR="0007552C" w:rsidDel="005952B1">
            <w:delText>ROIs</w:delText>
          </w:r>
        </w:del>
      </w:ins>
      <w:ins w:id="329" w:author="Chris Dunsby" w:date="2023-05-25T13:38:00Z">
        <w:r w:rsidR="005952B1">
          <w:t>positions</w:t>
        </w:r>
      </w:ins>
      <w:ins w:id="330" w:author="Chris Dunsby" w:date="2023-05-25T12:59:00Z">
        <w:r w:rsidR="0007552C">
          <w:t xml:space="preserve"> for subsequent dOPM imaging</w:t>
        </w:r>
      </w:ins>
    </w:p>
    <w:p w14:paraId="5429E9EE" w14:textId="71BF6EBB" w:rsidR="002F71C9" w:rsidRDefault="002F71C9" w:rsidP="002F71C9">
      <w:r>
        <w:rPr>
          <w:noProof/>
        </w:rPr>
        <w:drawing>
          <wp:inline distT="0" distB="0" distL="0" distR="0" wp14:anchorId="19C590F2" wp14:editId="4FF070C4">
            <wp:extent cx="4824248" cy="272116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796" cy="272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7EF19" w14:textId="5DC35B3B" w:rsidR="00D8504D" w:rsidRDefault="00D8504D" w:rsidP="00D8504D">
      <w:pPr>
        <w:pStyle w:val="ListParagraph"/>
        <w:numPr>
          <w:ilvl w:val="0"/>
          <w:numId w:val="6"/>
        </w:numPr>
      </w:pPr>
      <w:r>
        <w:t xml:space="preserve">Once the </w:t>
      </w:r>
      <w:ins w:id="331" w:author="Chris Dunsby" w:date="2023-05-25T12:59:00Z">
        <w:r w:rsidR="0007552C">
          <w:t xml:space="preserve">prefind </w:t>
        </w:r>
      </w:ins>
      <w:r>
        <w:t>data has been acquired and stitched</w:t>
      </w:r>
      <w:ins w:id="332" w:author="Chris Dunsby" w:date="2023-05-25T12:59:00Z">
        <w:r w:rsidR="0007552C">
          <w:t>,</w:t>
        </w:r>
      </w:ins>
      <w:r>
        <w:t xml:space="preserve"> you can manually locate</w:t>
      </w:r>
      <w:del w:id="333" w:author="Chris Dunsby" w:date="2023-05-25T12:59:00Z">
        <w:r w:rsidDel="0007552C">
          <w:delText>d</w:delText>
        </w:r>
      </w:del>
      <w:r>
        <w:t xml:space="preserve"> objects in xyz using the stitched data</w:t>
      </w:r>
      <w:ins w:id="334" w:author="Chris Dunsby" w:date="2023-05-25T12:59:00Z">
        <w:r w:rsidR="0007552C">
          <w:t>.</w:t>
        </w:r>
      </w:ins>
    </w:p>
    <w:p w14:paraId="4487A90C" w14:textId="2FA3EF7F" w:rsidR="00D8504D" w:rsidRDefault="00D8504D" w:rsidP="00D8504D">
      <w:pPr>
        <w:pStyle w:val="ListParagraph"/>
        <w:numPr>
          <w:ilvl w:val="0"/>
          <w:numId w:val="6"/>
        </w:numPr>
      </w:pPr>
      <w:del w:id="335" w:author="Chris Dunsby" w:date="2023-05-25T13:00:00Z">
        <w:r w:rsidDel="0007552C">
          <w:delText xml:space="preserve">Here </w:delText>
        </w:r>
      </w:del>
      <w:ins w:id="336" w:author="Chris Dunsby" w:date="2023-05-25T13:00:00Z">
        <w:r w:rsidR="0007552C">
          <w:t xml:space="preserve">In the image above, </w:t>
        </w:r>
      </w:ins>
      <w:r>
        <w:t>a grid has been placed on the image to help keep track of sampling</w:t>
      </w:r>
      <w:ins w:id="337" w:author="Chris Dunsby" w:date="2023-05-25T13:00:00Z">
        <w:r w:rsidR="0007552C">
          <w:t>. This can be added using the ??o</w:t>
        </w:r>
        <w:commentRangeStart w:id="338"/>
        <w:r w:rsidR="0007552C">
          <w:t>ptio</w:t>
        </w:r>
        <w:commentRangeEnd w:id="338"/>
        <w:r w:rsidR="0007552C">
          <w:rPr>
            <w:rStyle w:val="CommentReference"/>
          </w:rPr>
          <w:commentReference w:id="338"/>
        </w:r>
        <w:r w:rsidR="0007552C">
          <w:t>n?? in NIS-Elements.</w:t>
        </w:r>
      </w:ins>
      <w:r>
        <w:t xml:space="preserve"> </w:t>
      </w:r>
    </w:p>
    <w:p w14:paraId="74A45F5E" w14:textId="3F22DE07" w:rsidR="00D8504D" w:rsidDel="0007552C" w:rsidRDefault="00D8504D" w:rsidP="0007552C">
      <w:pPr>
        <w:pStyle w:val="ListParagraph"/>
        <w:numPr>
          <w:ilvl w:val="0"/>
          <w:numId w:val="6"/>
        </w:numPr>
        <w:rPr>
          <w:del w:id="339" w:author="Chris Dunsby" w:date="2023-05-25T13:01:00Z"/>
        </w:rPr>
      </w:pPr>
      <w:r>
        <w:t>On the right</w:t>
      </w:r>
      <w:del w:id="340" w:author="Chris Dunsby" w:date="2023-05-25T13:00:00Z">
        <w:r w:rsidDel="0007552C">
          <w:delText xml:space="preserve"> </w:delText>
        </w:r>
      </w:del>
      <w:r>
        <w:t>hand side a position list can be populated. This position list is part of the ‘ND</w:t>
      </w:r>
      <w:ins w:id="341" w:author="Chris Dunsby" w:date="2023-05-25T13:01:00Z">
        <w:r w:rsidR="0007552C">
          <w:t>A</w:t>
        </w:r>
      </w:ins>
      <w:del w:id="342" w:author="Chris Dunsby" w:date="2023-05-25T13:01:00Z">
        <w:r w:rsidDel="0007552C">
          <w:delText>a</w:delText>
        </w:r>
      </w:del>
      <w:r>
        <w:t>cquisition’ tab – xyz position lists can be generated, imported and, saved from this tab</w:t>
      </w:r>
      <w:ins w:id="343" w:author="Chris Dunsby" w:date="2023-05-25T13:01:00Z">
        <w:r w:rsidR="00513476">
          <w:t>.</w:t>
        </w:r>
      </w:ins>
    </w:p>
    <w:p w14:paraId="78D89E57" w14:textId="77777777" w:rsidR="0007552C" w:rsidRDefault="0007552C" w:rsidP="00D8504D">
      <w:pPr>
        <w:pStyle w:val="ListParagraph"/>
        <w:numPr>
          <w:ilvl w:val="0"/>
          <w:numId w:val="6"/>
        </w:numPr>
        <w:rPr>
          <w:ins w:id="344" w:author="Chris Dunsby" w:date="2023-05-25T13:01:00Z"/>
        </w:rPr>
      </w:pPr>
    </w:p>
    <w:p w14:paraId="3C614168" w14:textId="6F78507C" w:rsidR="00D8504D" w:rsidRDefault="00D8504D">
      <w:pPr>
        <w:pStyle w:val="ListParagraph"/>
        <w:numPr>
          <w:ilvl w:val="0"/>
          <w:numId w:val="6"/>
        </w:numPr>
        <w:pPrChange w:id="345" w:author="Chris Dunsby" w:date="2023-05-25T13:01:00Z">
          <w:pPr>
            <w:ind w:left="360"/>
          </w:pPr>
        </w:pPrChange>
      </w:pPr>
      <w:r>
        <w:t xml:space="preserve">Use the NIS-Elements help tool to </w:t>
      </w:r>
      <w:del w:id="346" w:author="Chris Dunsby" w:date="2023-05-25T13:01:00Z">
        <w:r w:rsidDel="0007552C">
          <w:delText>work out how and why you would want to</w:delText>
        </w:r>
      </w:del>
      <w:ins w:id="347" w:author="Chris Dunsby" w:date="2023-05-25T13:01:00Z">
        <w:r w:rsidR="0007552C">
          <w:t>provide more information on</w:t>
        </w:r>
      </w:ins>
      <w:r>
        <w:t>:</w:t>
      </w:r>
    </w:p>
    <w:p w14:paraId="53F5C631" w14:textId="59F5E42F" w:rsidR="00D8504D" w:rsidRPr="002F71C9" w:rsidRDefault="00D8504D" w:rsidP="00A77F8B">
      <w:pPr>
        <w:pStyle w:val="ListParagraph"/>
        <w:numPr>
          <w:ilvl w:val="1"/>
          <w:numId w:val="6"/>
        </w:numPr>
      </w:pPr>
      <w:del w:id="348" w:author="Chris Dunsby" w:date="2023-05-25T13:01:00Z">
        <w:r w:rsidDel="0007552C">
          <w:delText xml:space="preserve">Find out about </w:delText>
        </w:r>
      </w:del>
      <w:r>
        <w:t>ND</w:t>
      </w:r>
      <w:ins w:id="349" w:author="Chris Dunsby" w:date="2023-05-25T13:01:00Z">
        <w:r w:rsidR="0007552C">
          <w:t>A</w:t>
        </w:r>
      </w:ins>
      <w:del w:id="350" w:author="Chris Dunsby" w:date="2023-05-25T13:01:00Z">
        <w:r w:rsidDel="0007552C">
          <w:delText>a</w:delText>
        </w:r>
      </w:del>
      <w:r>
        <w:t>cquisition</w:t>
      </w:r>
      <w:ins w:id="351" w:author="Chris Dunsby" w:date="2023-05-25T13:01:00Z">
        <w:r w:rsidR="00513476">
          <w:t>.</w:t>
        </w:r>
      </w:ins>
    </w:p>
    <w:p w14:paraId="7D67790D" w14:textId="0CD04B14" w:rsidR="002F71C9" w:rsidDel="00513476" w:rsidRDefault="002F71C9" w:rsidP="009A4A26">
      <w:pPr>
        <w:pStyle w:val="Heading1"/>
        <w:rPr>
          <w:del w:id="352" w:author="Chris Dunsby" w:date="2023-05-25T13:03:00Z"/>
        </w:rPr>
      </w:pPr>
      <w:del w:id="353" w:author="Chris Dunsby" w:date="2023-05-25T13:03:00Z">
        <w:r w:rsidDel="00513476">
          <w:delText>Manually select regions of interest</w:delText>
        </w:r>
      </w:del>
      <w:del w:id="354" w:author="Chris Dunsby" w:date="2023-05-25T13:01:00Z">
        <w:r w:rsidDel="00513476">
          <w:delText xml:space="preserve"> in data</w:delText>
        </w:r>
      </w:del>
    </w:p>
    <w:p w14:paraId="55125D4D" w14:textId="7FC11412" w:rsidR="002F71C9" w:rsidRDefault="002F71C9" w:rsidP="002F71C9">
      <w:r>
        <w:rPr>
          <w:noProof/>
        </w:rPr>
        <w:drawing>
          <wp:inline distT="0" distB="0" distL="0" distR="0" wp14:anchorId="1CC251B0" wp14:editId="43819636">
            <wp:extent cx="4035972" cy="2417553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212" cy="242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F924" w14:textId="2EBF9FDF" w:rsidR="00D8504D" w:rsidRDefault="00D8504D" w:rsidP="00D8504D">
      <w:pPr>
        <w:pStyle w:val="ListParagraph"/>
        <w:numPr>
          <w:ilvl w:val="0"/>
          <w:numId w:val="7"/>
        </w:numPr>
      </w:pPr>
      <w:del w:id="355" w:author="Chris Dunsby" w:date="2023-05-25T13:02:00Z">
        <w:r w:rsidDel="00513476">
          <w:delText>Try r</w:delText>
        </w:r>
      </w:del>
      <w:ins w:id="356" w:author="Chris Dunsby" w:date="2023-05-25T13:02:00Z">
        <w:r w:rsidR="00513476">
          <w:t>R</w:t>
        </w:r>
      </w:ins>
      <w:r>
        <w:t xml:space="preserve">ight-click on the stitched </w:t>
      </w:r>
      <w:ins w:id="357" w:author="Chris Dunsby" w:date="2023-05-25T13:02:00Z">
        <w:r w:rsidR="00513476">
          <w:t xml:space="preserve">image </w:t>
        </w:r>
      </w:ins>
      <w:r>
        <w:t xml:space="preserve">data </w:t>
      </w:r>
      <w:ins w:id="358" w:author="Chris Dunsby" w:date="2023-05-25T13:02:00Z">
        <w:r w:rsidR="00513476">
          <w:t xml:space="preserve">and then select the option to </w:t>
        </w:r>
      </w:ins>
      <w:del w:id="359" w:author="Chris Dunsby" w:date="2023-05-25T13:02:00Z">
        <w:r w:rsidDel="00513476">
          <w:delText xml:space="preserve">– it will show options to </w:delText>
        </w:r>
      </w:del>
      <w:r>
        <w:t>‘</w:t>
      </w:r>
      <w:ins w:id="360" w:author="Chris Dunsby" w:date="2023-05-25T13:02:00Z">
        <w:r w:rsidR="00513476">
          <w:t>A</w:t>
        </w:r>
      </w:ins>
      <w:del w:id="361" w:author="Chris Dunsby" w:date="2023-05-25T13:02:00Z">
        <w:r w:rsidDel="00513476">
          <w:delText>a</w:delText>
        </w:r>
      </w:del>
      <w:r>
        <w:t xml:space="preserve">dd this point to ND </w:t>
      </w:r>
      <w:ins w:id="362" w:author="Chris Dunsby" w:date="2023-05-25T13:02:00Z">
        <w:r w:rsidR="00513476">
          <w:t>A</w:t>
        </w:r>
      </w:ins>
      <w:del w:id="363" w:author="Chris Dunsby" w:date="2023-05-25T13:02:00Z">
        <w:r w:rsidDel="00513476">
          <w:delText>a</w:delText>
        </w:r>
      </w:del>
      <w:r>
        <w:t>cquisition’</w:t>
      </w:r>
      <w:ins w:id="364" w:author="Chris Dunsby" w:date="2023-05-25T13:02:00Z">
        <w:r w:rsidR="00513476">
          <w:t>.</w:t>
        </w:r>
      </w:ins>
    </w:p>
    <w:p w14:paraId="4E97FC32" w14:textId="74104615" w:rsidR="00D8504D" w:rsidRDefault="00D8504D" w:rsidP="00D8504D">
      <w:pPr>
        <w:pStyle w:val="ListParagraph"/>
        <w:numPr>
          <w:ilvl w:val="0"/>
          <w:numId w:val="7"/>
        </w:numPr>
      </w:pPr>
      <w:del w:id="365" w:author="Chris Dunsby" w:date="2023-05-25T13:03:00Z">
        <w:r w:rsidDel="00513476">
          <w:delText>We use</w:delText>
        </w:r>
      </w:del>
      <w:ins w:id="366" w:author="Chris Dunsby" w:date="2023-05-25T13:03:00Z">
        <w:r w:rsidR="00513476">
          <w:t>Repeat</w:t>
        </w:r>
      </w:ins>
      <w:r>
        <w:t xml:space="preserve"> this </w:t>
      </w:r>
      <w:ins w:id="367" w:author="Chris Dunsby" w:date="2023-05-25T13:03:00Z">
        <w:r w:rsidR="00513476">
          <w:t xml:space="preserve">step </w:t>
        </w:r>
      </w:ins>
      <w:r>
        <w:t>to populate the ‘NDacquisition’ tab position list on the right</w:t>
      </w:r>
      <w:del w:id="368" w:author="Chris Dunsby" w:date="2023-05-25T13:03:00Z">
        <w:r w:rsidDel="00513476">
          <w:delText xml:space="preserve"> </w:delText>
        </w:r>
      </w:del>
      <w:r>
        <w:t>hand side</w:t>
      </w:r>
      <w:ins w:id="369" w:author="Chris Dunsby" w:date="2023-05-25T13:03:00Z">
        <w:r w:rsidR="00513476">
          <w:t xml:space="preserve"> of the screen for all of the </w:t>
        </w:r>
      </w:ins>
      <w:ins w:id="370" w:author="Chris Dunsby" w:date="2023-05-25T13:38:00Z">
        <w:r w:rsidR="005952B1">
          <w:t>positions</w:t>
        </w:r>
      </w:ins>
      <w:ins w:id="371" w:author="Chris Dunsby" w:date="2023-05-25T13:03:00Z">
        <w:r w:rsidR="00513476">
          <w:t xml:space="preserve"> that you wish to image with dOP</w:t>
        </w:r>
      </w:ins>
      <w:ins w:id="372" w:author="Chris Dunsby" w:date="2023-05-25T13:04:00Z">
        <w:r w:rsidR="00513476">
          <w:t>M.</w:t>
        </w:r>
      </w:ins>
    </w:p>
    <w:p w14:paraId="2615F219" w14:textId="145DEA33" w:rsidR="00D8504D" w:rsidDel="00513476" w:rsidRDefault="00D8504D">
      <w:pPr>
        <w:rPr>
          <w:del w:id="373" w:author="Chris Dunsby" w:date="2023-05-25T13:04:00Z"/>
        </w:rPr>
        <w:pPrChange w:id="374" w:author="Chris Dunsby" w:date="2023-05-25T13:04:00Z">
          <w:pPr>
            <w:ind w:left="360"/>
          </w:pPr>
        </w:pPrChange>
      </w:pPr>
      <w:del w:id="375" w:author="Chris Dunsby" w:date="2023-05-25T13:04:00Z">
        <w:r w:rsidDel="00513476">
          <w:lastRenderedPageBreak/>
          <w:delText>Use the NIS-Elements help tool to work out how and why you would want to:</w:delText>
        </w:r>
      </w:del>
    </w:p>
    <w:p w14:paraId="32F57E47" w14:textId="6321A5F4" w:rsidR="00D8504D" w:rsidDel="00513476" w:rsidRDefault="00D8504D" w:rsidP="00D8504D">
      <w:pPr>
        <w:pStyle w:val="ListParagraph"/>
        <w:numPr>
          <w:ilvl w:val="1"/>
          <w:numId w:val="6"/>
        </w:numPr>
        <w:rPr>
          <w:del w:id="376" w:author="Chris Dunsby" w:date="2023-05-25T13:04:00Z"/>
        </w:rPr>
      </w:pPr>
      <w:del w:id="377" w:author="Chris Dunsby" w:date="2023-05-25T13:04:00Z">
        <w:r w:rsidDel="00513476">
          <w:delText>Find out about NDacquisition</w:delText>
        </w:r>
      </w:del>
    </w:p>
    <w:p w14:paraId="376A2504" w14:textId="10FF22BF" w:rsidR="00D8504D" w:rsidDel="00513476" w:rsidRDefault="00D8504D" w:rsidP="00D8504D">
      <w:pPr>
        <w:rPr>
          <w:del w:id="378" w:author="Chris Dunsby" w:date="2023-05-25T13:04:00Z"/>
        </w:rPr>
      </w:pPr>
    </w:p>
    <w:p w14:paraId="5290EDE9" w14:textId="0EFA316E" w:rsidR="002F71C9" w:rsidRDefault="007A2790" w:rsidP="007A2790">
      <w:r>
        <w:rPr>
          <w:noProof/>
        </w:rPr>
        <w:drawing>
          <wp:inline distT="0" distB="0" distL="0" distR="0" wp14:anchorId="1B2444A7" wp14:editId="6D86F71A">
            <wp:extent cx="3878317" cy="3530428"/>
            <wp:effectExtent l="0" t="0" r="825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337" cy="3541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6EEF3" w14:textId="4EDDC8D4" w:rsidR="00D8504D" w:rsidRDefault="00D8504D" w:rsidP="00D8504D">
      <w:pPr>
        <w:pStyle w:val="ListParagraph"/>
        <w:numPr>
          <w:ilvl w:val="0"/>
          <w:numId w:val="8"/>
        </w:numPr>
      </w:pPr>
      <w:del w:id="379" w:author="Chris Dunsby" w:date="2023-05-25T13:04:00Z">
        <w:r w:rsidDel="00513476">
          <w:delText>This just shows</w:delText>
        </w:r>
      </w:del>
      <w:ins w:id="380" w:author="Chris Dunsby" w:date="2023-05-25T13:04:00Z">
        <w:r w:rsidR="00513476">
          <w:t>The image above shows</w:t>
        </w:r>
      </w:ins>
      <w:r>
        <w:t xml:space="preserve"> the ‘NDacquisition’ tabs position list </w:t>
      </w:r>
      <w:ins w:id="381" w:author="Chris Dunsby" w:date="2023-05-25T13:04:00Z">
        <w:r w:rsidR="00513476">
          <w:t xml:space="preserve">with </w:t>
        </w:r>
      </w:ins>
      <w:del w:id="382" w:author="Chris Dunsby" w:date="2023-05-25T13:04:00Z">
        <w:r w:rsidDel="00513476">
          <w:delText xml:space="preserve">– only </w:delText>
        </w:r>
      </w:del>
      <w:r>
        <w:t xml:space="preserve">one point in list. </w:t>
      </w:r>
    </w:p>
    <w:p w14:paraId="7CEBF31A" w14:textId="08595ACE" w:rsidR="00D8504D" w:rsidRDefault="00D8504D" w:rsidP="00D8504D">
      <w:pPr>
        <w:pStyle w:val="ListParagraph"/>
        <w:numPr>
          <w:ilvl w:val="0"/>
          <w:numId w:val="8"/>
        </w:numPr>
      </w:pPr>
      <w:del w:id="383" w:author="Chris Dunsby" w:date="2023-05-25T13:04:00Z">
        <w:r w:rsidDel="00513476">
          <w:delText>Note that y</w:delText>
        </w:r>
      </w:del>
      <w:ins w:id="384" w:author="Chris Dunsby" w:date="2023-05-25T13:04:00Z">
        <w:r w:rsidR="00513476">
          <w:t>Y</w:t>
        </w:r>
      </w:ins>
      <w:r>
        <w:t xml:space="preserve">ou can load and save </w:t>
      </w:r>
      <w:ins w:id="385" w:author="Chris Dunsby" w:date="2023-05-25T13:04:00Z">
        <w:r w:rsidR="00513476">
          <w:t xml:space="preserve">position </w:t>
        </w:r>
      </w:ins>
      <w:r>
        <w:t xml:space="preserve">lists as </w:t>
      </w:r>
      <w:ins w:id="386" w:author="Chris Dunsby" w:date="2023-05-25T13:04:00Z">
        <w:r w:rsidR="00513476">
          <w:t>.</w:t>
        </w:r>
      </w:ins>
      <w:r>
        <w:t xml:space="preserve">xml or </w:t>
      </w:r>
      <w:ins w:id="387" w:author="Chris Dunsby" w:date="2023-05-25T13:04:00Z">
        <w:r w:rsidR="00513476">
          <w:t>.</w:t>
        </w:r>
      </w:ins>
      <w:r>
        <w:t>csv files</w:t>
      </w:r>
      <w:ins w:id="388" w:author="Chris Dunsby" w:date="2023-05-25T13:04:00Z">
        <w:r w:rsidR="00513476">
          <w:t>.</w:t>
        </w:r>
      </w:ins>
    </w:p>
    <w:p w14:paraId="30D75E7D" w14:textId="7059DED5" w:rsidR="00D8504D" w:rsidRDefault="00D8504D" w:rsidP="00D8504D">
      <w:pPr>
        <w:pStyle w:val="ListParagraph"/>
        <w:numPr>
          <w:ilvl w:val="0"/>
          <w:numId w:val="8"/>
        </w:numPr>
      </w:pPr>
      <w:r>
        <w:t>In particular</w:t>
      </w:r>
      <w:ins w:id="389" w:author="Chris Dunsby" w:date="2023-05-25T13:04:00Z">
        <w:r w:rsidR="0083745E">
          <w:t>,</w:t>
        </w:r>
      </w:ins>
      <w:r>
        <w:t xml:space="preserve"> </w:t>
      </w:r>
      <w:ins w:id="390" w:author="Chris Dunsby" w:date="2023-05-25T13:04:00Z">
        <w:r w:rsidR="0083745E">
          <w:t>.</w:t>
        </w:r>
      </w:ins>
      <w:r>
        <w:t>csv files can be used to generate position lists from third</w:t>
      </w:r>
      <w:ins w:id="391" w:author="Chris Dunsby" w:date="2023-05-25T13:05:00Z">
        <w:r w:rsidR="0083745E">
          <w:t>-</w:t>
        </w:r>
      </w:ins>
      <w:del w:id="392" w:author="Chris Dunsby" w:date="2023-05-25T13:05:00Z">
        <w:r w:rsidDel="0083745E">
          <w:delText xml:space="preserve"> </w:delText>
        </w:r>
      </w:del>
      <w:r>
        <w:t>part</w:t>
      </w:r>
      <w:ins w:id="393" w:author="Chris Dunsby" w:date="2023-05-25T13:05:00Z">
        <w:r w:rsidR="0083745E">
          <w:t>y</w:t>
        </w:r>
      </w:ins>
      <w:r>
        <w:t xml:space="preserve"> software tools</w:t>
      </w:r>
      <w:ins w:id="394" w:author="Chris Dunsby" w:date="2023-05-25T13:05:00Z">
        <w:r w:rsidR="0083745E">
          <w:t>,</w:t>
        </w:r>
      </w:ins>
      <w:r>
        <w:t xml:space="preserve"> which could be useful for custom </w:t>
      </w:r>
      <w:ins w:id="395" w:author="Chris Dunsby" w:date="2023-05-25T13:05:00Z">
        <w:r w:rsidR="0083745E">
          <w:t xml:space="preserve">image </w:t>
        </w:r>
      </w:ins>
      <w:r>
        <w:t>acquisition routines</w:t>
      </w:r>
      <w:ins w:id="396" w:author="Chris Dunsby" w:date="2023-05-25T13:05:00Z">
        <w:r w:rsidR="0083745E">
          <w:t>.</w:t>
        </w:r>
      </w:ins>
    </w:p>
    <w:p w14:paraId="1E709A22" w14:textId="6F50C130" w:rsidR="00D8504D" w:rsidRDefault="00D8504D" w:rsidP="00D8504D"/>
    <w:p w14:paraId="5CA96067" w14:textId="551BA008" w:rsidR="009A4A26" w:rsidRDefault="009A4A26" w:rsidP="009A4A26">
      <w:pPr>
        <w:pStyle w:val="Heading1"/>
      </w:pPr>
      <w:r>
        <w:t xml:space="preserve">Use JOBS </w:t>
      </w:r>
      <w:ins w:id="397" w:author="Chris Dunsby" w:date="2023-05-25T13:05:00Z">
        <w:r w:rsidR="0083745E">
          <w:t>R</w:t>
        </w:r>
      </w:ins>
      <w:del w:id="398" w:author="Chris Dunsby" w:date="2023-05-25T13:05:00Z">
        <w:r w:rsidDel="0083745E">
          <w:delText>r</w:delText>
        </w:r>
      </w:del>
      <w:r>
        <w:t xml:space="preserve">esults </w:t>
      </w:r>
      <w:ins w:id="399" w:author="Chris Dunsby" w:date="2023-05-25T13:05:00Z">
        <w:r w:rsidR="0083745E">
          <w:t>V</w:t>
        </w:r>
      </w:ins>
      <w:del w:id="400" w:author="Chris Dunsby" w:date="2023-05-25T13:05:00Z">
        <w:r w:rsidDel="0083745E">
          <w:delText>v</w:delText>
        </w:r>
      </w:del>
      <w:r>
        <w:t>iewer to navigate data</w:t>
      </w:r>
    </w:p>
    <w:p w14:paraId="6820DE47" w14:textId="4FFC395C" w:rsidR="002F71C9" w:rsidRDefault="002F71C9" w:rsidP="002F71C9"/>
    <w:p w14:paraId="74F6CC5A" w14:textId="7A56886F" w:rsidR="00D8504D" w:rsidRDefault="002F71C9" w:rsidP="002F71C9">
      <w:r>
        <w:rPr>
          <w:noProof/>
        </w:rPr>
        <w:drawing>
          <wp:inline distT="0" distB="0" distL="0" distR="0" wp14:anchorId="6A1E16B9" wp14:editId="0C32D264">
            <wp:extent cx="4351283" cy="2736747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618" cy="273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7695" w14:textId="2220612A" w:rsidR="00D8504D" w:rsidRDefault="00D8504D" w:rsidP="00D8504D">
      <w:pPr>
        <w:pStyle w:val="ListParagraph"/>
        <w:numPr>
          <w:ilvl w:val="0"/>
          <w:numId w:val="9"/>
        </w:numPr>
      </w:pPr>
      <w:r>
        <w:t xml:space="preserve">JOBS </w:t>
      </w:r>
      <w:ins w:id="401" w:author="Chris Dunsby" w:date="2023-05-25T13:06:00Z">
        <w:r w:rsidR="0083745E">
          <w:t xml:space="preserve">Results </w:t>
        </w:r>
      </w:ins>
      <w:ins w:id="402" w:author="Chris Dunsby" w:date="2023-05-25T13:05:00Z">
        <w:r w:rsidR="0083745E">
          <w:t>V</w:t>
        </w:r>
      </w:ins>
      <w:del w:id="403" w:author="Chris Dunsby" w:date="2023-05-25T13:05:00Z">
        <w:r w:rsidDel="0083745E">
          <w:delText>v</w:delText>
        </w:r>
      </w:del>
      <w:r>
        <w:t xml:space="preserve">iewer </w:t>
      </w:r>
      <w:ins w:id="404" w:author="Chris Dunsby" w:date="2023-05-25T13:05:00Z">
        <w:r w:rsidR="0083745E">
          <w:t xml:space="preserve">can be used to </w:t>
        </w:r>
      </w:ins>
      <w:r>
        <w:t>present</w:t>
      </w:r>
      <w:del w:id="405" w:author="Chris Dunsby" w:date="2023-05-25T13:05:00Z">
        <w:r w:rsidDel="0083745E">
          <w:delText>s</w:delText>
        </w:r>
      </w:del>
      <w:r>
        <w:t xml:space="preserve"> the acquired data in </w:t>
      </w:r>
      <w:del w:id="406" w:author="Chris Dunsby" w:date="2023-05-25T13:05:00Z">
        <w:r w:rsidDel="0083745E">
          <w:delText xml:space="preserve">interesting </w:delText>
        </w:r>
      </w:del>
      <w:ins w:id="407" w:author="Chris Dunsby" w:date="2023-05-25T13:05:00Z">
        <w:r w:rsidR="0083745E">
          <w:t xml:space="preserve">a number of useful </w:t>
        </w:r>
      </w:ins>
      <w:r>
        <w:t xml:space="preserve">ways that can </w:t>
      </w:r>
      <w:ins w:id="408" w:author="Chris Dunsby" w:date="2023-05-25T13:05:00Z">
        <w:r w:rsidR="0083745E">
          <w:t>aid sample</w:t>
        </w:r>
      </w:ins>
      <w:del w:id="409" w:author="Chris Dunsby" w:date="2023-05-25T13:05:00Z">
        <w:r w:rsidDel="0083745E">
          <w:delText>help</w:delText>
        </w:r>
      </w:del>
      <w:r>
        <w:t xml:space="preserve"> na</w:t>
      </w:r>
      <w:ins w:id="410" w:author="Chris Dunsby" w:date="2023-05-25T13:05:00Z">
        <w:r w:rsidR="0083745E">
          <w:t>v</w:t>
        </w:r>
      </w:ins>
      <w:del w:id="411" w:author="Chris Dunsby" w:date="2023-05-25T13:05:00Z">
        <w:r w:rsidDel="0083745E">
          <w:delText>g</w:delText>
        </w:r>
      </w:del>
      <w:r>
        <w:t>i</w:t>
      </w:r>
      <w:ins w:id="412" w:author="Chris Dunsby" w:date="2023-05-25T13:05:00Z">
        <w:r w:rsidR="0083745E">
          <w:t>g</w:t>
        </w:r>
      </w:ins>
      <w:del w:id="413" w:author="Chris Dunsby" w:date="2023-05-25T13:05:00Z">
        <w:r w:rsidDel="0083745E">
          <w:delText>v</w:delText>
        </w:r>
      </w:del>
      <w:r>
        <w:t>ation</w:t>
      </w:r>
      <w:ins w:id="414" w:author="Chris Dunsby" w:date="2023-05-25T13:05:00Z">
        <w:r w:rsidR="0083745E">
          <w:t>.</w:t>
        </w:r>
      </w:ins>
    </w:p>
    <w:p w14:paraId="1A316A06" w14:textId="15FD6CCF" w:rsidR="002F71C9" w:rsidRDefault="002F71C9" w:rsidP="002F71C9">
      <w:r>
        <w:rPr>
          <w:noProof/>
        </w:rPr>
        <w:lastRenderedPageBreak/>
        <w:drawing>
          <wp:inline distT="0" distB="0" distL="0" distR="0" wp14:anchorId="71ED7496" wp14:editId="5751B6A8">
            <wp:extent cx="4351020" cy="3438826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404" cy="34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3EF0E" w14:textId="668F3027" w:rsidR="00D8504D" w:rsidRDefault="00D8504D" w:rsidP="00D8504D">
      <w:pPr>
        <w:pStyle w:val="ListParagraph"/>
        <w:numPr>
          <w:ilvl w:val="0"/>
          <w:numId w:val="9"/>
        </w:numPr>
      </w:pPr>
      <w:r>
        <w:t xml:space="preserve">JOBS </w:t>
      </w:r>
      <w:ins w:id="415" w:author="Chris Dunsby" w:date="2023-05-25T13:06:00Z">
        <w:r w:rsidR="0083745E">
          <w:t>R</w:t>
        </w:r>
      </w:ins>
      <w:del w:id="416" w:author="Chris Dunsby" w:date="2023-05-25T13:06:00Z">
        <w:r w:rsidDel="0083745E">
          <w:delText>r</w:delText>
        </w:r>
      </w:del>
      <w:r>
        <w:t xml:space="preserve">esults </w:t>
      </w:r>
      <w:ins w:id="417" w:author="Chris Dunsby" w:date="2023-05-25T13:09:00Z">
        <w:r w:rsidR="00523EAE">
          <w:t>V</w:t>
        </w:r>
      </w:ins>
      <w:del w:id="418" w:author="Chris Dunsby" w:date="2023-05-25T13:09:00Z">
        <w:r w:rsidDel="00523EAE">
          <w:delText>v</w:delText>
        </w:r>
      </w:del>
      <w:r>
        <w:t xml:space="preserve">iewer can </w:t>
      </w:r>
      <w:ins w:id="419" w:author="Chris Dunsby" w:date="2023-05-25T13:09:00Z">
        <w:r w:rsidR="00523EAE">
          <w:t xml:space="preserve">be used to </w:t>
        </w:r>
      </w:ins>
      <w:ins w:id="420" w:author="Chris Dunsby" w:date="2023-05-25T13:26:00Z">
        <w:r w:rsidR="009C6962">
          <w:t xml:space="preserve">browse the image data and to see </w:t>
        </w:r>
      </w:ins>
      <w:del w:id="421" w:author="Chris Dunsby" w:date="2023-05-25T13:26:00Z">
        <w:r w:rsidDel="009C6962">
          <w:delText xml:space="preserve">show properties of data superimposed on the plate </w:delText>
        </w:r>
      </w:del>
      <w:ins w:id="422" w:author="Chris Dunsby" w:date="2023-05-25T13:26:00Z">
        <w:r w:rsidR="009C6962">
          <w:t xml:space="preserve">image metadata, </w:t>
        </w:r>
      </w:ins>
      <w:r>
        <w:t>which can be useful for navigating and getting summary information about an acquisition</w:t>
      </w:r>
      <w:ins w:id="423" w:author="Chris Dunsby" w:date="2023-05-25T13:26:00Z">
        <w:r w:rsidR="009C6962">
          <w:t>.</w:t>
        </w:r>
      </w:ins>
    </w:p>
    <w:p w14:paraId="057E0606" w14:textId="71F5072B" w:rsidR="00D8504D" w:rsidRDefault="00D8504D" w:rsidP="00D8504D">
      <w:pPr>
        <w:ind w:left="360"/>
      </w:pPr>
      <w:r>
        <w:t xml:space="preserve">Use the NIS-Elements help tool </w:t>
      </w:r>
      <w:del w:id="424" w:author="Chris Dunsby" w:date="2023-05-25T13:26:00Z">
        <w:r w:rsidDel="009C6962">
          <w:delText>to work out how and why you would want to</w:delText>
        </w:r>
      </w:del>
      <w:ins w:id="425" w:author="Chris Dunsby" w:date="2023-05-25T13:26:00Z">
        <w:r w:rsidR="009C6962">
          <w:t>to</w:t>
        </w:r>
      </w:ins>
      <w:r>
        <w:t>:</w:t>
      </w:r>
    </w:p>
    <w:p w14:paraId="4EB9B479" w14:textId="2FCF30B7" w:rsidR="00D8504D" w:rsidRDefault="00D8504D" w:rsidP="00D8504D">
      <w:pPr>
        <w:pStyle w:val="ListParagraph"/>
        <w:numPr>
          <w:ilvl w:val="1"/>
          <w:numId w:val="6"/>
        </w:numPr>
      </w:pPr>
      <w:del w:id="426" w:author="Chris Dunsby" w:date="2023-05-25T13:26:00Z">
        <w:r w:rsidDel="009C6962">
          <w:delText>Find out about</w:delText>
        </w:r>
      </w:del>
      <w:ins w:id="427" w:author="Chris Dunsby" w:date="2023-05-25T13:26:00Z">
        <w:r w:rsidR="009C6962">
          <w:t>Learn about the functionality of the</w:t>
        </w:r>
      </w:ins>
      <w:r>
        <w:t xml:space="preserve"> JOBS </w:t>
      </w:r>
      <w:ins w:id="428" w:author="Chris Dunsby" w:date="2023-05-25T13:26:00Z">
        <w:r w:rsidR="009C6962">
          <w:t>R</w:t>
        </w:r>
      </w:ins>
      <w:del w:id="429" w:author="Chris Dunsby" w:date="2023-05-25T13:26:00Z">
        <w:r w:rsidDel="009C6962">
          <w:delText>r</w:delText>
        </w:r>
      </w:del>
      <w:r>
        <w:t xml:space="preserve">esults </w:t>
      </w:r>
      <w:ins w:id="430" w:author="Chris Dunsby" w:date="2023-05-25T13:26:00Z">
        <w:r w:rsidR="009C6962">
          <w:t>V</w:t>
        </w:r>
      </w:ins>
      <w:del w:id="431" w:author="Chris Dunsby" w:date="2023-05-25T13:26:00Z">
        <w:r w:rsidDel="009C6962">
          <w:delText>v</w:delText>
        </w:r>
      </w:del>
      <w:r>
        <w:t>iewer</w:t>
      </w:r>
    </w:p>
    <w:p w14:paraId="6FA48705" w14:textId="77777777" w:rsidR="001C324A" w:rsidRDefault="001C324A" w:rsidP="001C324A">
      <w:pPr>
        <w:pStyle w:val="ListParagraph"/>
        <w:ind w:left="1440"/>
      </w:pPr>
    </w:p>
    <w:p w14:paraId="3C0BBFF9" w14:textId="048CED71" w:rsidR="009A4A26" w:rsidRDefault="001C324A">
      <w:pPr>
        <w:pStyle w:val="Heading1"/>
        <w:rPr>
          <w:b/>
          <w:bCs/>
          <w:u w:val="single"/>
        </w:rPr>
        <w:pPrChange w:id="432" w:author="Chris Dunsby" w:date="2023-05-25T13:27:00Z">
          <w:pPr/>
        </w:pPrChange>
      </w:pPr>
      <w:r w:rsidRPr="009C6962">
        <w:rPr>
          <w:rPrChange w:id="433" w:author="Chris Dunsby" w:date="2023-05-25T13:27:00Z">
            <w:rPr>
              <w:b/>
              <w:bCs/>
              <w:u w:val="single"/>
            </w:rPr>
          </w:rPrChange>
        </w:rPr>
        <w:t>Assumptions</w:t>
      </w:r>
      <w:ins w:id="434" w:author="Chris Dunsby" w:date="2023-05-25T13:27:00Z">
        <w:r w:rsidR="009C6962">
          <w:t xml:space="preserve"> and notes</w:t>
        </w:r>
      </w:ins>
    </w:p>
    <w:p w14:paraId="4E5A7F1F" w14:textId="63868074" w:rsidR="001C324A" w:rsidRPr="00C54778" w:rsidRDefault="00C54778" w:rsidP="001C324A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rPr>
          <w:b/>
          <w:bCs/>
        </w:rPr>
        <w:t>The ‘Perfect Focus Offset’ is set to a value that is coincident with</w:t>
      </w:r>
      <w:ins w:id="435" w:author="Chris Dunsby" w:date="2023-05-25T13:27:00Z">
        <w:r w:rsidR="009C6962">
          <w:rPr>
            <w:b/>
            <w:bCs/>
          </w:rPr>
          <w:t xml:space="preserve"> either</w:t>
        </w:r>
      </w:ins>
      <w:r>
        <w:rPr>
          <w:b/>
          <w:bCs/>
        </w:rPr>
        <w:t xml:space="preserve"> the </w:t>
      </w:r>
      <w:ins w:id="436" w:author="Chris Dunsby" w:date="2023-05-25T13:27:00Z">
        <w:r w:rsidR="009C6962">
          <w:rPr>
            <w:b/>
            <w:bCs/>
          </w:rPr>
          <w:t xml:space="preserve">top or the bottom of the coverslip that forms the base of the </w:t>
        </w:r>
      </w:ins>
      <w:del w:id="437" w:author="Chris Dunsby" w:date="2023-05-25T13:27:00Z">
        <w:r w:rsidDel="009C6962">
          <w:rPr>
            <w:b/>
            <w:bCs/>
          </w:rPr>
          <w:delText xml:space="preserve">sample side surface of the bottom of the </w:delText>
        </w:r>
      </w:del>
      <w:r>
        <w:rPr>
          <w:b/>
          <w:bCs/>
        </w:rPr>
        <w:t>plate’s wells.</w:t>
      </w:r>
    </w:p>
    <w:p w14:paraId="20F496D6" w14:textId="11A260D7" w:rsidR="00C54778" w:rsidRPr="0026664D" w:rsidRDefault="00C54778" w:rsidP="001C324A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rPr>
          <w:b/>
          <w:bCs/>
        </w:rPr>
        <w:t xml:space="preserve">The user accounts for well surface curvature and plate curvature when working out </w:t>
      </w:r>
      <w:del w:id="438" w:author="Chris Dunsby" w:date="2023-05-25T13:28:00Z">
        <w:r w:rsidDel="009C6962">
          <w:rPr>
            <w:b/>
            <w:bCs/>
          </w:rPr>
          <w:delText xml:space="preserve">what </w:delText>
        </w:r>
      </w:del>
      <w:ins w:id="439" w:author="Chris Dunsby" w:date="2023-05-25T13:28:00Z">
        <w:r w:rsidR="009C6962">
          <w:rPr>
            <w:b/>
            <w:bCs/>
          </w:rPr>
          <w:t xml:space="preserve">how deep it </w:t>
        </w:r>
      </w:ins>
      <w:r>
        <w:rPr>
          <w:b/>
          <w:bCs/>
        </w:rPr>
        <w:t xml:space="preserve">is possible to image </w:t>
      </w:r>
      <w:ins w:id="440" w:author="Chris Dunsby" w:date="2023-05-25T13:28:00Z">
        <w:r w:rsidR="009C6962">
          <w:rPr>
            <w:b/>
            <w:bCs/>
          </w:rPr>
          <w:t xml:space="preserve">beyond the top surface of the coverslip </w:t>
        </w:r>
      </w:ins>
      <w:del w:id="441" w:author="Chris Dunsby" w:date="2023-05-25T13:28:00Z">
        <w:r w:rsidDel="009C6962">
          <w:rPr>
            <w:b/>
            <w:bCs/>
          </w:rPr>
          <w:delText xml:space="preserve">in the well </w:delText>
        </w:r>
      </w:del>
      <w:r>
        <w:rPr>
          <w:b/>
          <w:bCs/>
        </w:rPr>
        <w:t>without the 60X objective hitting the plate</w:t>
      </w:r>
      <w:ins w:id="442" w:author="Chris Dunsby" w:date="2023-05-25T13:28:00Z">
        <w:r w:rsidR="009C6962">
          <w:rPr>
            <w:b/>
            <w:bCs/>
          </w:rPr>
          <w:t>. For example, if the coverslip is curved within each</w:t>
        </w:r>
      </w:ins>
      <w:ins w:id="443" w:author="Chris Dunsby" w:date="2023-05-25T13:29:00Z">
        <w:r w:rsidR="009C6962">
          <w:rPr>
            <w:b/>
            <w:bCs/>
          </w:rPr>
          <w:t xml:space="preserve"> well</w:t>
        </w:r>
      </w:ins>
      <w:ins w:id="444" w:author="Chris Dunsby" w:date="2023-05-25T13:30:00Z">
        <w:r w:rsidR="004F30FD">
          <w:rPr>
            <w:b/>
            <w:bCs/>
          </w:rPr>
          <w:t xml:space="preserve"> –</w:t>
        </w:r>
      </w:ins>
      <w:ins w:id="445" w:author="Chris Dunsby" w:date="2023-05-25T13:29:00Z">
        <w:r w:rsidR="009C6962">
          <w:rPr>
            <w:b/>
            <w:bCs/>
          </w:rPr>
          <w:t xml:space="preserve"> </w:t>
        </w:r>
      </w:ins>
      <w:ins w:id="446" w:author="Chris Dunsby" w:date="2023-05-25T13:30:00Z">
        <w:r w:rsidR="004F30FD">
          <w:rPr>
            <w:b/>
            <w:bCs/>
          </w:rPr>
          <w:t>i</w:t>
        </w:r>
      </w:ins>
      <w:ins w:id="447" w:author="Chris Dunsby" w:date="2023-05-25T13:29:00Z">
        <w:r w:rsidR="009C6962">
          <w:rPr>
            <w:b/>
            <w:bCs/>
          </w:rPr>
          <w:t xml:space="preserve">.e. the bottom of the plate appears ‘dimpled’ when </w:t>
        </w:r>
        <w:r w:rsidR="004F30FD">
          <w:rPr>
            <w:b/>
            <w:bCs/>
          </w:rPr>
          <w:t>the reflection of light from a window or lamp off the bottom of the plate is viewed by eye</w:t>
        </w:r>
      </w:ins>
      <w:ins w:id="448" w:author="Chris Dunsby" w:date="2023-05-25T13:30:00Z">
        <w:r w:rsidR="004F30FD">
          <w:rPr>
            <w:b/>
            <w:bCs/>
          </w:rPr>
          <w:t xml:space="preserve"> – then as the front surface of the 60x dOPM objective is comparable in size to a well, it may not be possible to focus as far into the centre of the well as the edge of the well without the 60x </w:t>
        </w:r>
      </w:ins>
      <w:ins w:id="449" w:author="Chris Dunsby" w:date="2023-05-25T13:31:00Z">
        <w:r w:rsidR="004F30FD">
          <w:rPr>
            <w:b/>
            <w:bCs/>
          </w:rPr>
          <w:t>objective hitting the bottom of the coverslip.</w:t>
        </w:r>
      </w:ins>
    </w:p>
    <w:p w14:paraId="04FA29D8" w14:textId="6AE3381F" w:rsidR="0026664D" w:rsidRPr="007C1159" w:rsidDel="009C6962" w:rsidRDefault="0026664D" w:rsidP="001C324A">
      <w:pPr>
        <w:pStyle w:val="ListParagraph"/>
        <w:numPr>
          <w:ilvl w:val="0"/>
          <w:numId w:val="9"/>
        </w:numPr>
        <w:rPr>
          <w:del w:id="450" w:author="Chris Dunsby" w:date="2023-05-25T13:26:00Z"/>
          <w:b/>
          <w:bCs/>
          <w:u w:val="single"/>
        </w:rPr>
      </w:pPr>
      <w:r>
        <w:rPr>
          <w:b/>
          <w:bCs/>
        </w:rPr>
        <w:t xml:space="preserve">The script needs to </w:t>
      </w:r>
      <w:ins w:id="451" w:author="Chris Dunsby" w:date="2023-05-25T13:31:00Z">
        <w:r w:rsidR="004F30FD">
          <w:rPr>
            <w:b/>
            <w:bCs/>
          </w:rPr>
          <w:t xml:space="preserve">be </w:t>
        </w:r>
      </w:ins>
      <w:r>
        <w:rPr>
          <w:b/>
          <w:bCs/>
        </w:rPr>
        <w:t>start</w:t>
      </w:r>
      <w:ins w:id="452" w:author="Chris Dunsby" w:date="2023-05-25T13:31:00Z">
        <w:r w:rsidR="004F30FD">
          <w:rPr>
            <w:b/>
            <w:bCs/>
          </w:rPr>
          <w:t>ed</w:t>
        </w:r>
      </w:ins>
      <w:r>
        <w:rPr>
          <w:b/>
          <w:bCs/>
        </w:rPr>
        <w:t xml:space="preserve"> with </w:t>
      </w:r>
      <w:ins w:id="453" w:author="Chris Dunsby" w:date="2023-05-25T13:31:00Z">
        <w:r w:rsidR="004F30FD">
          <w:rPr>
            <w:b/>
            <w:bCs/>
          </w:rPr>
          <w:t>the P</w:t>
        </w:r>
      </w:ins>
      <w:del w:id="454" w:author="Chris Dunsby" w:date="2023-05-25T13:31:00Z">
        <w:r w:rsidDel="004F30FD">
          <w:rPr>
            <w:b/>
            <w:bCs/>
          </w:rPr>
          <w:delText>p</w:delText>
        </w:r>
      </w:del>
      <w:r>
        <w:rPr>
          <w:b/>
          <w:bCs/>
        </w:rPr>
        <w:t xml:space="preserve">erfect </w:t>
      </w:r>
      <w:ins w:id="455" w:author="Chris Dunsby" w:date="2023-05-25T13:31:00Z">
        <w:r w:rsidR="004F30FD">
          <w:rPr>
            <w:b/>
            <w:bCs/>
          </w:rPr>
          <w:t>F</w:t>
        </w:r>
      </w:ins>
      <w:del w:id="456" w:author="Chris Dunsby" w:date="2023-05-25T13:31:00Z">
        <w:r w:rsidDel="004F30FD">
          <w:rPr>
            <w:b/>
            <w:bCs/>
          </w:rPr>
          <w:delText>f</w:delText>
        </w:r>
      </w:del>
      <w:r>
        <w:rPr>
          <w:b/>
          <w:bCs/>
        </w:rPr>
        <w:t xml:space="preserve">ocus </w:t>
      </w:r>
      <w:ins w:id="457" w:author="Chris Dunsby" w:date="2023-05-25T13:31:00Z">
        <w:r w:rsidR="004F30FD">
          <w:rPr>
            <w:b/>
            <w:bCs/>
          </w:rPr>
          <w:t xml:space="preserve">System </w:t>
        </w:r>
      </w:ins>
      <w:r>
        <w:rPr>
          <w:b/>
          <w:bCs/>
        </w:rPr>
        <w:t>in range</w:t>
      </w:r>
      <w:ins w:id="458" w:author="Chris Dunsby" w:date="2023-05-25T13:31:00Z">
        <w:r w:rsidR="004F30FD">
          <w:rPr>
            <w:b/>
            <w:bCs/>
          </w:rPr>
          <w:t xml:space="preserve">, </w:t>
        </w:r>
      </w:ins>
      <w:del w:id="459" w:author="Chris Dunsby" w:date="2023-05-25T13:31:00Z">
        <w:r w:rsidDel="004F30FD">
          <w:rPr>
            <w:b/>
            <w:bCs/>
          </w:rPr>
          <w:delText xml:space="preserve"> </w:delText>
        </w:r>
      </w:del>
      <w:r>
        <w:rPr>
          <w:b/>
          <w:bCs/>
        </w:rPr>
        <w:t xml:space="preserve">i.e. </w:t>
      </w:r>
      <w:ins w:id="460" w:author="Chris Dunsby" w:date="2023-05-25T13:31:00Z">
        <w:r w:rsidR="004F30FD">
          <w:rPr>
            <w:b/>
            <w:bCs/>
          </w:rPr>
          <w:t xml:space="preserve">that the </w:t>
        </w:r>
      </w:ins>
      <w:r>
        <w:rPr>
          <w:b/>
          <w:bCs/>
        </w:rPr>
        <w:t xml:space="preserve">perfect focus </w:t>
      </w:r>
      <w:ins w:id="461" w:author="Dunsby, Christopher W" w:date="2023-05-25T17:14:00Z">
        <w:r w:rsidR="001F4BBA">
          <w:rPr>
            <w:b/>
            <w:bCs/>
          </w:rPr>
          <w:t xml:space="preserve">system </w:t>
        </w:r>
      </w:ins>
      <w:r>
        <w:rPr>
          <w:b/>
          <w:bCs/>
        </w:rPr>
        <w:t xml:space="preserve">can engage and track </w:t>
      </w:r>
      <w:ins w:id="462" w:author="Chris Dunsby" w:date="2023-05-25T13:31:00Z">
        <w:r w:rsidR="004F30FD">
          <w:rPr>
            <w:b/>
            <w:bCs/>
          </w:rPr>
          <w:t xml:space="preserve">the coverslip (top or bottom surface, depending on which is chosen) </w:t>
        </w:r>
      </w:ins>
      <w:r>
        <w:rPr>
          <w:b/>
          <w:bCs/>
        </w:rPr>
        <w:t>from the start of the script</w:t>
      </w:r>
      <w:ins w:id="463" w:author="Chris Dunsby" w:date="2023-05-25T13:31:00Z">
        <w:r w:rsidR="004F30FD">
          <w:rPr>
            <w:b/>
            <w:bCs/>
          </w:rPr>
          <w:t>.</w:t>
        </w:r>
      </w:ins>
    </w:p>
    <w:p w14:paraId="012BD548" w14:textId="77777777" w:rsidR="007C1159" w:rsidRPr="009C6962" w:rsidRDefault="007C1159" w:rsidP="009C6962">
      <w:pPr>
        <w:pStyle w:val="ListParagraph"/>
        <w:numPr>
          <w:ilvl w:val="0"/>
          <w:numId w:val="9"/>
        </w:numPr>
        <w:rPr>
          <w:b/>
          <w:bCs/>
          <w:u w:val="single"/>
          <w:rPrChange w:id="464" w:author="Chris Dunsby" w:date="2023-05-25T13:26:00Z">
            <w:rPr/>
          </w:rPrChange>
        </w:rPr>
      </w:pPr>
    </w:p>
    <w:sectPr w:rsidR="007C1159" w:rsidRPr="009C69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0" w:author="Chris Dunsby" w:date="2023-05-25T11:46:00Z" w:initials="DCW">
    <w:p w14:paraId="1D837A54" w14:textId="5B7633B3" w:rsidR="000566EC" w:rsidRDefault="000566EC">
      <w:pPr>
        <w:pStyle w:val="CommentText"/>
      </w:pPr>
      <w:r>
        <w:rPr>
          <w:rStyle w:val="CommentReference"/>
        </w:rPr>
        <w:annotationRef/>
      </w:r>
      <w:r>
        <w:t>I found the deleted sentence below confusing. Is this what you mean?</w:t>
      </w:r>
    </w:p>
  </w:comment>
  <w:comment w:id="131" w:author="Chris Dunsby" w:date="2023-05-25T12:04:00Z" w:initials="DCW">
    <w:p w14:paraId="60EE9579" w14:textId="41D2C1C5" w:rsidR="004F4AC0" w:rsidRDefault="004F4AC0">
      <w:pPr>
        <w:pStyle w:val="CommentText"/>
      </w:pPr>
      <w:r>
        <w:rPr>
          <w:rStyle w:val="CommentReference"/>
        </w:rPr>
        <w:annotationRef/>
      </w:r>
      <w:r>
        <w:t>I found this confusing. Is this OK?</w:t>
      </w:r>
    </w:p>
  </w:comment>
  <w:comment w:id="142" w:author="Chris Dunsby" w:date="2023-05-25T12:06:00Z" w:initials="DCW">
    <w:p w14:paraId="128DDCD7" w14:textId="77777777" w:rsidR="004F4AC0" w:rsidRDefault="004F4AC0" w:rsidP="004F4AC0">
      <w:pPr>
        <w:pStyle w:val="CommentText"/>
      </w:pPr>
      <w:r>
        <w:rPr>
          <w:rStyle w:val="CommentReference"/>
        </w:rPr>
        <w:annotationRef/>
      </w:r>
      <w:r>
        <w:t>Seems like this should come before the bullet above?</w:t>
      </w:r>
    </w:p>
  </w:comment>
  <w:comment w:id="155" w:author="Chris Dunsby" w:date="2023-05-25T12:05:00Z" w:initials="DCW">
    <w:p w14:paraId="25AEF727" w14:textId="202FB1A0" w:rsidR="004F4AC0" w:rsidRDefault="004F4AC0">
      <w:pPr>
        <w:pStyle w:val="CommentText"/>
      </w:pPr>
      <w:r>
        <w:rPr>
          <w:rStyle w:val="CommentReference"/>
        </w:rPr>
        <w:annotationRef/>
      </w:r>
      <w:r>
        <w:t>Is this OK?</w:t>
      </w:r>
    </w:p>
  </w:comment>
  <w:comment w:id="166" w:author="Chris Dunsby" w:date="2023-05-25T12:06:00Z" w:initials="DCW">
    <w:p w14:paraId="71AB3BF3" w14:textId="3AE5EF2A" w:rsidR="004F4AC0" w:rsidRDefault="004F4AC0">
      <w:pPr>
        <w:pStyle w:val="CommentText"/>
      </w:pPr>
      <w:r>
        <w:rPr>
          <w:rStyle w:val="CommentReference"/>
        </w:rPr>
        <w:annotationRef/>
      </w:r>
      <w:r>
        <w:t>Seems like this should come before the bullet above?</w:t>
      </w:r>
    </w:p>
  </w:comment>
  <w:comment w:id="170" w:author="Chris Dunsby" w:date="2023-05-25T12:07:00Z" w:initials="DCW">
    <w:p w14:paraId="77716E64" w14:textId="39116B6D" w:rsidR="004F4AC0" w:rsidRDefault="004F4AC0">
      <w:pPr>
        <w:pStyle w:val="CommentText"/>
      </w:pPr>
      <w:r>
        <w:rPr>
          <w:rStyle w:val="CommentReference"/>
        </w:rPr>
        <w:annotationRef/>
      </w:r>
      <w:r>
        <w:t>Initialise?</w:t>
      </w:r>
    </w:p>
  </w:comment>
  <w:comment w:id="212" w:author="Chris Dunsby" w:date="2023-05-25T12:42:00Z" w:initials="DCW">
    <w:p w14:paraId="52FCD222" w14:textId="1D5F9B55" w:rsidR="00C32BAA" w:rsidRDefault="00C32BAA">
      <w:pPr>
        <w:pStyle w:val="CommentText"/>
      </w:pPr>
      <w:r>
        <w:rPr>
          <w:rStyle w:val="CommentReference"/>
        </w:rPr>
        <w:annotationRef/>
      </w:r>
      <w:r>
        <w:t>Feels like this needs to be stated explicitly. It doesn’t seem right that you can set the same range with respect to both top or bottom of coverslip?</w:t>
      </w:r>
    </w:p>
  </w:comment>
  <w:comment w:id="338" w:author="Chris Dunsby" w:date="2023-05-25T13:00:00Z" w:initials="DCW">
    <w:p w14:paraId="2A42D1EF" w14:textId="359D7221" w:rsidR="0007552C" w:rsidRDefault="0007552C">
      <w:pPr>
        <w:pStyle w:val="CommentText"/>
      </w:pPr>
      <w:r>
        <w:rPr>
          <w:rStyle w:val="CommentReference"/>
        </w:rPr>
        <w:annotationRef/>
      </w:r>
      <w:r>
        <w:t>Please give name of option.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D837A54" w15:done="0"/>
  <w15:commentEx w15:paraId="60EE9579" w15:done="0"/>
  <w15:commentEx w15:paraId="128DDCD7" w15:done="0"/>
  <w15:commentEx w15:paraId="25AEF727" w15:done="0"/>
  <w15:commentEx w15:paraId="71AB3BF3" w15:done="0"/>
  <w15:commentEx w15:paraId="77716E64" w15:done="0"/>
  <w15:commentEx w15:paraId="52FCD222" w15:done="0"/>
  <w15:commentEx w15:paraId="2A42D1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19C90F" w16cex:dateUtc="2023-05-25T10:46:00Z"/>
  <w16cex:commentExtensible w16cex:durableId="2819CD39" w16cex:dateUtc="2023-05-25T11:04:00Z"/>
  <w16cex:commentExtensible w16cex:durableId="2819CDD5" w16cex:dateUtc="2023-05-25T11:06:00Z"/>
  <w16cex:commentExtensible w16cex:durableId="2819CD9C" w16cex:dateUtc="2023-05-25T11:05:00Z"/>
  <w16cex:commentExtensible w16cex:durableId="2819CDB4" w16cex:dateUtc="2023-05-25T11:06:00Z"/>
  <w16cex:commentExtensible w16cex:durableId="2819CE0B" w16cex:dateUtc="2023-05-25T11:07:00Z"/>
  <w16cex:commentExtensible w16cex:durableId="2819D61F" w16cex:dateUtc="2023-05-25T11:42:00Z"/>
  <w16cex:commentExtensible w16cex:durableId="2819DA76" w16cex:dateUtc="2023-05-25T12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D837A54" w16cid:durableId="2819C90F"/>
  <w16cid:commentId w16cid:paraId="60EE9579" w16cid:durableId="2819CD39"/>
  <w16cid:commentId w16cid:paraId="128DDCD7" w16cid:durableId="2819CDD5"/>
  <w16cid:commentId w16cid:paraId="25AEF727" w16cid:durableId="2819CD9C"/>
  <w16cid:commentId w16cid:paraId="71AB3BF3" w16cid:durableId="2819CDB4"/>
  <w16cid:commentId w16cid:paraId="77716E64" w16cid:durableId="2819CE0B"/>
  <w16cid:commentId w16cid:paraId="52FCD222" w16cid:durableId="2819D61F"/>
  <w16cid:commentId w16cid:paraId="2A42D1EF" w16cid:durableId="2819DA7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5914"/>
    <w:multiLevelType w:val="hybridMultilevel"/>
    <w:tmpl w:val="5E6E1F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7A0288"/>
    <w:multiLevelType w:val="hybridMultilevel"/>
    <w:tmpl w:val="7E04E4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91287C"/>
    <w:multiLevelType w:val="hybridMultilevel"/>
    <w:tmpl w:val="534860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F03AA0"/>
    <w:multiLevelType w:val="hybridMultilevel"/>
    <w:tmpl w:val="7938E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7022F9"/>
    <w:multiLevelType w:val="hybridMultilevel"/>
    <w:tmpl w:val="01963C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85C4B"/>
    <w:multiLevelType w:val="hybridMultilevel"/>
    <w:tmpl w:val="D14ABC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C70E55"/>
    <w:multiLevelType w:val="hybridMultilevel"/>
    <w:tmpl w:val="24AE93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495AFC"/>
    <w:multiLevelType w:val="hybridMultilevel"/>
    <w:tmpl w:val="6CDCCB8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E16149"/>
    <w:multiLevelType w:val="hybridMultilevel"/>
    <w:tmpl w:val="86D665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78323B5"/>
    <w:multiLevelType w:val="hybridMultilevel"/>
    <w:tmpl w:val="9EE06E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8605711">
    <w:abstractNumId w:val="6"/>
  </w:num>
  <w:num w:numId="2" w16cid:durableId="954556364">
    <w:abstractNumId w:val="2"/>
  </w:num>
  <w:num w:numId="3" w16cid:durableId="1935548658">
    <w:abstractNumId w:val="9"/>
  </w:num>
  <w:num w:numId="4" w16cid:durableId="194123379">
    <w:abstractNumId w:val="5"/>
  </w:num>
  <w:num w:numId="5" w16cid:durableId="1029450679">
    <w:abstractNumId w:val="1"/>
  </w:num>
  <w:num w:numId="6" w16cid:durableId="75640105">
    <w:abstractNumId w:val="8"/>
  </w:num>
  <w:num w:numId="7" w16cid:durableId="1019821527">
    <w:abstractNumId w:val="0"/>
  </w:num>
  <w:num w:numId="8" w16cid:durableId="1242449000">
    <w:abstractNumId w:val="7"/>
  </w:num>
  <w:num w:numId="9" w16cid:durableId="112942756">
    <w:abstractNumId w:val="4"/>
  </w:num>
  <w:num w:numId="10" w16cid:durableId="1517160870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ris Dunsby">
    <w15:presenceInfo w15:providerId="AD" w15:userId="S::cwd@ic.ac.uk::7d230c85-f939-436d-a3a6-37621e78bc96"/>
  </w15:person>
  <w15:person w15:author="Dunsby, Christopher W">
    <w15:presenceInfo w15:providerId="AD" w15:userId="S::cwd@ic.ac.uk::7d230c85-f939-436d-a3a6-37621e78bc9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3CCB"/>
    <w:rsid w:val="0005419B"/>
    <w:rsid w:val="000566EC"/>
    <w:rsid w:val="000630A4"/>
    <w:rsid w:val="0007552C"/>
    <w:rsid w:val="000C5027"/>
    <w:rsid w:val="00135613"/>
    <w:rsid w:val="00193CCB"/>
    <w:rsid w:val="001C324A"/>
    <w:rsid w:val="001F4BBA"/>
    <w:rsid w:val="001F53B9"/>
    <w:rsid w:val="0026664D"/>
    <w:rsid w:val="002F1AFF"/>
    <w:rsid w:val="002F71C9"/>
    <w:rsid w:val="003870B6"/>
    <w:rsid w:val="004351FF"/>
    <w:rsid w:val="004F30FD"/>
    <w:rsid w:val="004F4AC0"/>
    <w:rsid w:val="0050795C"/>
    <w:rsid w:val="00510084"/>
    <w:rsid w:val="00513476"/>
    <w:rsid w:val="005141B1"/>
    <w:rsid w:val="00523EAE"/>
    <w:rsid w:val="00561F82"/>
    <w:rsid w:val="005952B1"/>
    <w:rsid w:val="005B356E"/>
    <w:rsid w:val="005C300D"/>
    <w:rsid w:val="00630E92"/>
    <w:rsid w:val="00665505"/>
    <w:rsid w:val="006949B7"/>
    <w:rsid w:val="0069542E"/>
    <w:rsid w:val="00730514"/>
    <w:rsid w:val="007A2790"/>
    <w:rsid w:val="007C1159"/>
    <w:rsid w:val="0083745E"/>
    <w:rsid w:val="0084085E"/>
    <w:rsid w:val="008E0D47"/>
    <w:rsid w:val="009A4A26"/>
    <w:rsid w:val="009C6962"/>
    <w:rsid w:val="00A51C08"/>
    <w:rsid w:val="00A77F8B"/>
    <w:rsid w:val="00AC6FE5"/>
    <w:rsid w:val="00B021AA"/>
    <w:rsid w:val="00C25800"/>
    <w:rsid w:val="00C32BAA"/>
    <w:rsid w:val="00C54778"/>
    <w:rsid w:val="00CE3DAF"/>
    <w:rsid w:val="00D8504D"/>
    <w:rsid w:val="00F670A1"/>
    <w:rsid w:val="00F7152B"/>
    <w:rsid w:val="00F935CB"/>
    <w:rsid w:val="00FE2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71D33"/>
  <w15:chartTrackingRefBased/>
  <w15:docId w15:val="{B6025719-CC09-4E4E-BF6E-7A92F0E24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4A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A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B356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2790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A279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2790"/>
    <w:rPr>
      <w:color w:val="0563C1" w:themeColor="hyperlink"/>
      <w:u w:val="single"/>
    </w:rPr>
  </w:style>
  <w:style w:type="paragraph" w:styleId="Revision">
    <w:name w:val="Revision"/>
    <w:hidden/>
    <w:uiPriority w:val="99"/>
    <w:semiHidden/>
    <w:rsid w:val="000566EC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0566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566E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566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566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566EC"/>
    <w:rPr>
      <w:b/>
      <w:bCs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E0D4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0D4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24E23-9FC8-40FC-8C3C-0F4FC0CBF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11</Pages>
  <Words>1477</Words>
  <Characters>8424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Sparks, Hugh D</dc:creator>
  <cp:keywords/>
  <dc:description/>
  <cp:lastModifiedBy>Dunsby, Christopher W</cp:lastModifiedBy>
  <cp:revision>41</cp:revision>
  <cp:lastPrinted>2023-05-22T18:43:00Z</cp:lastPrinted>
  <dcterms:created xsi:type="dcterms:W3CDTF">2023-05-22T13:26:00Z</dcterms:created>
  <dcterms:modified xsi:type="dcterms:W3CDTF">2023-05-25T20:57:00Z</dcterms:modified>
</cp:coreProperties>
</file>