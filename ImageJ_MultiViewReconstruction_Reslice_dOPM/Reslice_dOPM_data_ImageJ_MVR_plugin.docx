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6991F" w14:textId="5FD02CFF" w:rsidR="003153FC" w:rsidRDefault="003153FC" w:rsidP="003153FC">
      <w:pPr>
        <w:pStyle w:val="Title"/>
      </w:pPr>
      <w:bookmarkStart w:id="0" w:name="_Hlk137041376"/>
      <w:bookmarkEnd w:id="0"/>
      <w:r>
        <w:t xml:space="preserve">User guide – </w:t>
      </w:r>
      <w:ins w:id="1" w:author="Dunsby, Christopher W" w:date="2023-06-09T09:10:00Z">
        <w:r w:rsidR="00BB6088">
          <w:t>Proc</w:t>
        </w:r>
      </w:ins>
      <w:ins w:id="2" w:author="Sparks, Hugh D" w:date="2023-06-12T10:23:00Z">
        <w:r w:rsidR="002428F3">
          <w:t>e</w:t>
        </w:r>
      </w:ins>
      <w:ins w:id="3" w:author="Dunsby, Christopher W" w:date="2023-06-09T09:10:00Z">
        <w:r w:rsidR="00BB6088">
          <w:t xml:space="preserve">ssing </w:t>
        </w:r>
      </w:ins>
      <w:r>
        <w:t xml:space="preserve">dOPM </w:t>
      </w:r>
      <w:ins w:id="4" w:author="Dunsby, Christopher W" w:date="2023-06-09T09:10:00Z">
        <w:r w:rsidR="00BB6088">
          <w:t xml:space="preserve">data using the </w:t>
        </w:r>
      </w:ins>
      <w:r>
        <w:t>ImageJ M</w:t>
      </w:r>
      <w:ins w:id="5" w:author="Dunsby, Christopher W" w:date="2023-06-09T09:08:00Z">
        <w:r w:rsidR="00465AD0">
          <w:t>ulti-</w:t>
        </w:r>
      </w:ins>
      <w:r>
        <w:t>V</w:t>
      </w:r>
      <w:ins w:id="6" w:author="Dunsby, Christopher W" w:date="2023-06-09T09:08:00Z">
        <w:r w:rsidR="00465AD0">
          <w:t xml:space="preserve">iew </w:t>
        </w:r>
      </w:ins>
      <w:r>
        <w:t>R</w:t>
      </w:r>
      <w:ins w:id="7" w:author="Dunsby, Christopher W" w:date="2023-06-09T09:08:00Z">
        <w:r w:rsidR="00465AD0">
          <w:t>econstruction</w:t>
        </w:r>
      </w:ins>
      <w:r>
        <w:t xml:space="preserve"> </w:t>
      </w:r>
      <w:ins w:id="8" w:author="Dunsby, Christopher W" w:date="2023-06-09T09:08:00Z">
        <w:r w:rsidR="00465AD0">
          <w:t xml:space="preserve">(MVR) </w:t>
        </w:r>
      </w:ins>
      <w:r>
        <w:t>plugin</w:t>
      </w:r>
    </w:p>
    <w:p w14:paraId="76ED1D17" w14:textId="77777777" w:rsidR="003153FC" w:rsidRDefault="003153FC" w:rsidP="003153FC"/>
    <w:p w14:paraId="0181EBAD" w14:textId="77777777" w:rsidR="003153FC" w:rsidRDefault="003153FC" w:rsidP="003153FC">
      <w:r>
        <w:t>Hugh Sparks and Chris Dunsby</w:t>
      </w:r>
    </w:p>
    <w:p w14:paraId="703B0A1C" w14:textId="77777777" w:rsidR="003153FC" w:rsidRDefault="003153FC" w:rsidP="003153FC">
      <w:r>
        <w:t>v1.00</w:t>
      </w:r>
    </w:p>
    <w:p w14:paraId="23FFD234" w14:textId="7ADADCC2" w:rsidR="003153FC" w:rsidRPr="005F538E" w:rsidRDefault="00F045C3" w:rsidP="003153FC">
      <w:r>
        <w:t>09</w:t>
      </w:r>
      <w:r w:rsidR="003153FC">
        <w:t>/0</w:t>
      </w:r>
      <w:r>
        <w:t>6</w:t>
      </w:r>
      <w:r w:rsidR="003153FC">
        <w:t>/2023</w:t>
      </w:r>
    </w:p>
    <w:p w14:paraId="03631FE2" w14:textId="77777777" w:rsidR="003153FC" w:rsidRDefault="003153FC">
      <w:pPr>
        <w:pStyle w:val="TOCHeading"/>
        <w:rPr>
          <w:rFonts w:asciiTheme="minorHAnsi" w:eastAsiaTheme="minorHAnsi" w:hAnsiTheme="minorHAnsi" w:cstheme="minorBidi"/>
          <w:color w:val="auto"/>
          <w:sz w:val="22"/>
          <w:szCs w:val="22"/>
          <w:lang w:val="en-GB"/>
        </w:rPr>
      </w:pPr>
    </w:p>
    <w:sdt>
      <w:sdtPr>
        <w:rPr>
          <w:rFonts w:asciiTheme="minorHAnsi" w:eastAsiaTheme="minorHAnsi" w:hAnsiTheme="minorHAnsi" w:cstheme="minorBidi"/>
          <w:color w:val="auto"/>
          <w:sz w:val="22"/>
          <w:szCs w:val="22"/>
          <w:lang w:val="en-GB"/>
        </w:rPr>
        <w:id w:val="1829710970"/>
        <w:docPartObj>
          <w:docPartGallery w:val="Table of Contents"/>
          <w:docPartUnique/>
        </w:docPartObj>
      </w:sdtPr>
      <w:sdtEndPr>
        <w:rPr>
          <w:b/>
          <w:bCs/>
          <w:noProof/>
        </w:rPr>
      </w:sdtEndPr>
      <w:sdtContent>
        <w:p w14:paraId="414F8590" w14:textId="5F08D3C9" w:rsidR="00F404AD" w:rsidRDefault="00F404AD">
          <w:pPr>
            <w:pStyle w:val="TOCHeading"/>
          </w:pPr>
          <w:r>
            <w:t>Contents</w:t>
          </w:r>
        </w:p>
        <w:p w14:paraId="2B60D308" w14:textId="009B4CAE" w:rsidR="00F045C3" w:rsidRDefault="00F404A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7194055" w:history="1">
            <w:r w:rsidR="00F045C3" w:rsidRPr="004B145D">
              <w:rPr>
                <w:rStyle w:val="Hyperlink"/>
                <w:noProof/>
              </w:rPr>
              <w:t>Introduction</w:t>
            </w:r>
            <w:r w:rsidR="00F045C3">
              <w:rPr>
                <w:noProof/>
                <w:webHidden/>
              </w:rPr>
              <w:tab/>
            </w:r>
            <w:r w:rsidR="00F045C3">
              <w:rPr>
                <w:noProof/>
                <w:webHidden/>
              </w:rPr>
              <w:fldChar w:fldCharType="begin"/>
            </w:r>
            <w:r w:rsidR="00F045C3">
              <w:rPr>
                <w:noProof/>
                <w:webHidden/>
              </w:rPr>
              <w:instrText xml:space="preserve"> PAGEREF _Toc137194055 \h </w:instrText>
            </w:r>
            <w:r w:rsidR="00F045C3">
              <w:rPr>
                <w:noProof/>
                <w:webHidden/>
              </w:rPr>
            </w:r>
            <w:r w:rsidR="00F045C3">
              <w:rPr>
                <w:noProof/>
                <w:webHidden/>
              </w:rPr>
              <w:fldChar w:fldCharType="separate"/>
            </w:r>
            <w:r w:rsidR="00F045C3">
              <w:rPr>
                <w:noProof/>
                <w:webHidden/>
              </w:rPr>
              <w:t>2</w:t>
            </w:r>
            <w:r w:rsidR="00F045C3">
              <w:rPr>
                <w:noProof/>
                <w:webHidden/>
              </w:rPr>
              <w:fldChar w:fldCharType="end"/>
            </w:r>
          </w:hyperlink>
        </w:p>
        <w:p w14:paraId="3C8C9C12" w14:textId="29631159" w:rsidR="00F045C3" w:rsidRDefault="00341E87">
          <w:pPr>
            <w:pStyle w:val="TOC1"/>
            <w:tabs>
              <w:tab w:val="right" w:leader="dot" w:pos="9016"/>
            </w:tabs>
            <w:rPr>
              <w:rFonts w:eastAsiaTheme="minorEastAsia"/>
              <w:noProof/>
              <w:lang w:eastAsia="en-GB"/>
            </w:rPr>
          </w:pPr>
          <w:hyperlink w:anchor="_Toc137194056" w:history="1">
            <w:r w:rsidR="00F045C3" w:rsidRPr="004B145D">
              <w:rPr>
                <w:rStyle w:val="Hyperlink"/>
                <w:rFonts w:cstheme="majorHAnsi"/>
                <w:noProof/>
              </w:rPr>
              <w:t>Step 1 – Download demo data</w:t>
            </w:r>
            <w:r w:rsidR="00F045C3">
              <w:rPr>
                <w:noProof/>
                <w:webHidden/>
              </w:rPr>
              <w:tab/>
            </w:r>
            <w:r w:rsidR="00F045C3">
              <w:rPr>
                <w:noProof/>
                <w:webHidden/>
              </w:rPr>
              <w:fldChar w:fldCharType="begin"/>
            </w:r>
            <w:r w:rsidR="00F045C3">
              <w:rPr>
                <w:noProof/>
                <w:webHidden/>
              </w:rPr>
              <w:instrText xml:space="preserve"> PAGEREF _Toc137194056 \h </w:instrText>
            </w:r>
            <w:r w:rsidR="00F045C3">
              <w:rPr>
                <w:noProof/>
                <w:webHidden/>
              </w:rPr>
            </w:r>
            <w:r w:rsidR="00F045C3">
              <w:rPr>
                <w:noProof/>
                <w:webHidden/>
              </w:rPr>
              <w:fldChar w:fldCharType="separate"/>
            </w:r>
            <w:r w:rsidR="00F045C3">
              <w:rPr>
                <w:noProof/>
                <w:webHidden/>
              </w:rPr>
              <w:t>3</w:t>
            </w:r>
            <w:r w:rsidR="00F045C3">
              <w:rPr>
                <w:noProof/>
                <w:webHidden/>
              </w:rPr>
              <w:fldChar w:fldCharType="end"/>
            </w:r>
          </w:hyperlink>
        </w:p>
        <w:p w14:paraId="794C20EC" w14:textId="0DD1FDB4" w:rsidR="00F045C3" w:rsidRDefault="00341E87">
          <w:pPr>
            <w:pStyle w:val="TOC1"/>
            <w:tabs>
              <w:tab w:val="right" w:leader="dot" w:pos="9016"/>
            </w:tabs>
            <w:rPr>
              <w:rFonts w:eastAsiaTheme="minorEastAsia"/>
              <w:noProof/>
              <w:lang w:eastAsia="en-GB"/>
            </w:rPr>
          </w:pPr>
          <w:hyperlink w:anchor="_Toc137194057" w:history="1">
            <w:r w:rsidR="00F045C3" w:rsidRPr="004B145D">
              <w:rPr>
                <w:rStyle w:val="Hyperlink"/>
                <w:rFonts w:cstheme="majorHAnsi"/>
                <w:noProof/>
              </w:rPr>
              <w:t>Step 2 – make MVR dataset for beads and co-register dOPM views1&amp;2</w:t>
            </w:r>
            <w:r w:rsidR="00F045C3">
              <w:rPr>
                <w:noProof/>
                <w:webHidden/>
              </w:rPr>
              <w:tab/>
            </w:r>
            <w:r w:rsidR="00F045C3">
              <w:rPr>
                <w:noProof/>
                <w:webHidden/>
              </w:rPr>
              <w:fldChar w:fldCharType="begin"/>
            </w:r>
            <w:r w:rsidR="00F045C3">
              <w:rPr>
                <w:noProof/>
                <w:webHidden/>
              </w:rPr>
              <w:instrText xml:space="preserve"> PAGEREF _Toc137194057 \h </w:instrText>
            </w:r>
            <w:r w:rsidR="00F045C3">
              <w:rPr>
                <w:noProof/>
                <w:webHidden/>
              </w:rPr>
            </w:r>
            <w:r w:rsidR="00F045C3">
              <w:rPr>
                <w:noProof/>
                <w:webHidden/>
              </w:rPr>
              <w:fldChar w:fldCharType="separate"/>
            </w:r>
            <w:r w:rsidR="00F045C3">
              <w:rPr>
                <w:noProof/>
                <w:webHidden/>
              </w:rPr>
              <w:t>3</w:t>
            </w:r>
            <w:r w:rsidR="00F045C3">
              <w:rPr>
                <w:noProof/>
                <w:webHidden/>
              </w:rPr>
              <w:fldChar w:fldCharType="end"/>
            </w:r>
          </w:hyperlink>
        </w:p>
        <w:p w14:paraId="7897FB63" w14:textId="46015BB8" w:rsidR="00F045C3" w:rsidRDefault="00341E87">
          <w:pPr>
            <w:pStyle w:val="TOC1"/>
            <w:tabs>
              <w:tab w:val="right" w:leader="dot" w:pos="9016"/>
            </w:tabs>
            <w:rPr>
              <w:rFonts w:eastAsiaTheme="minorEastAsia"/>
              <w:noProof/>
              <w:lang w:eastAsia="en-GB"/>
            </w:rPr>
          </w:pPr>
          <w:hyperlink w:anchor="_Toc137194058" w:history="1">
            <w:r w:rsidR="00F045C3" w:rsidRPr="004B145D">
              <w:rPr>
                <w:rStyle w:val="Hyperlink"/>
                <w:noProof/>
              </w:rPr>
              <w:t>Step 3 –transformation and coregistration of dOPM view 1&amp;2 bead data</w:t>
            </w:r>
            <w:r w:rsidR="00F045C3">
              <w:rPr>
                <w:noProof/>
                <w:webHidden/>
              </w:rPr>
              <w:tab/>
            </w:r>
            <w:r w:rsidR="00F045C3">
              <w:rPr>
                <w:noProof/>
                <w:webHidden/>
              </w:rPr>
              <w:fldChar w:fldCharType="begin"/>
            </w:r>
            <w:r w:rsidR="00F045C3">
              <w:rPr>
                <w:noProof/>
                <w:webHidden/>
              </w:rPr>
              <w:instrText xml:space="preserve"> PAGEREF _Toc137194058 \h </w:instrText>
            </w:r>
            <w:r w:rsidR="00F045C3">
              <w:rPr>
                <w:noProof/>
                <w:webHidden/>
              </w:rPr>
            </w:r>
            <w:r w:rsidR="00F045C3">
              <w:rPr>
                <w:noProof/>
                <w:webHidden/>
              </w:rPr>
              <w:fldChar w:fldCharType="separate"/>
            </w:r>
            <w:r w:rsidR="00F045C3">
              <w:rPr>
                <w:noProof/>
                <w:webHidden/>
              </w:rPr>
              <w:t>4</w:t>
            </w:r>
            <w:r w:rsidR="00F045C3">
              <w:rPr>
                <w:noProof/>
                <w:webHidden/>
              </w:rPr>
              <w:fldChar w:fldCharType="end"/>
            </w:r>
          </w:hyperlink>
        </w:p>
        <w:p w14:paraId="7993F654" w14:textId="3B2CF35E" w:rsidR="00F045C3" w:rsidRDefault="00341E87">
          <w:pPr>
            <w:pStyle w:val="TOC1"/>
            <w:tabs>
              <w:tab w:val="right" w:leader="dot" w:pos="9016"/>
            </w:tabs>
            <w:rPr>
              <w:rFonts w:eastAsiaTheme="minorEastAsia"/>
              <w:noProof/>
              <w:lang w:eastAsia="en-GB"/>
            </w:rPr>
          </w:pPr>
          <w:hyperlink w:anchor="_Toc137194059" w:history="1">
            <w:r w:rsidR="00F045C3" w:rsidRPr="004B145D">
              <w:rPr>
                <w:rStyle w:val="Hyperlink"/>
                <w:noProof/>
              </w:rPr>
              <w:t>Step 4 - Visually inspect coregistration quality bead data</w:t>
            </w:r>
            <w:r w:rsidR="00F045C3">
              <w:rPr>
                <w:noProof/>
                <w:webHidden/>
              </w:rPr>
              <w:tab/>
            </w:r>
            <w:r w:rsidR="00F045C3">
              <w:rPr>
                <w:noProof/>
                <w:webHidden/>
              </w:rPr>
              <w:fldChar w:fldCharType="begin"/>
            </w:r>
            <w:r w:rsidR="00F045C3">
              <w:rPr>
                <w:noProof/>
                <w:webHidden/>
              </w:rPr>
              <w:instrText xml:space="preserve"> PAGEREF _Toc137194059 \h </w:instrText>
            </w:r>
            <w:r w:rsidR="00F045C3">
              <w:rPr>
                <w:noProof/>
                <w:webHidden/>
              </w:rPr>
            </w:r>
            <w:r w:rsidR="00F045C3">
              <w:rPr>
                <w:noProof/>
                <w:webHidden/>
              </w:rPr>
              <w:fldChar w:fldCharType="separate"/>
            </w:r>
            <w:r w:rsidR="00F045C3">
              <w:rPr>
                <w:noProof/>
                <w:webHidden/>
              </w:rPr>
              <w:t>5</w:t>
            </w:r>
            <w:r w:rsidR="00F045C3">
              <w:rPr>
                <w:noProof/>
                <w:webHidden/>
              </w:rPr>
              <w:fldChar w:fldCharType="end"/>
            </w:r>
          </w:hyperlink>
        </w:p>
        <w:p w14:paraId="3C5DEDFA" w14:textId="22CF6036" w:rsidR="00F045C3" w:rsidRDefault="00341E87">
          <w:pPr>
            <w:pStyle w:val="TOC1"/>
            <w:tabs>
              <w:tab w:val="right" w:leader="dot" w:pos="9016"/>
            </w:tabs>
            <w:rPr>
              <w:rFonts w:eastAsiaTheme="minorEastAsia"/>
              <w:noProof/>
              <w:lang w:eastAsia="en-GB"/>
            </w:rPr>
          </w:pPr>
          <w:hyperlink w:anchor="_Toc137194060" w:history="1">
            <w:r w:rsidR="00F045C3" w:rsidRPr="004B145D">
              <w:rPr>
                <w:rStyle w:val="Hyperlink"/>
                <w:noProof/>
              </w:rPr>
              <w:t>Step 5 - Setup MVR dataset for sample data</w:t>
            </w:r>
            <w:r w:rsidR="00F045C3">
              <w:rPr>
                <w:noProof/>
                <w:webHidden/>
              </w:rPr>
              <w:tab/>
            </w:r>
            <w:r w:rsidR="00F045C3">
              <w:rPr>
                <w:noProof/>
                <w:webHidden/>
              </w:rPr>
              <w:fldChar w:fldCharType="begin"/>
            </w:r>
            <w:r w:rsidR="00F045C3">
              <w:rPr>
                <w:noProof/>
                <w:webHidden/>
              </w:rPr>
              <w:instrText xml:space="preserve"> PAGEREF _Toc137194060 \h </w:instrText>
            </w:r>
            <w:r w:rsidR="00F045C3">
              <w:rPr>
                <w:noProof/>
                <w:webHidden/>
              </w:rPr>
            </w:r>
            <w:r w:rsidR="00F045C3">
              <w:rPr>
                <w:noProof/>
                <w:webHidden/>
              </w:rPr>
              <w:fldChar w:fldCharType="separate"/>
            </w:r>
            <w:r w:rsidR="00F045C3">
              <w:rPr>
                <w:noProof/>
                <w:webHidden/>
              </w:rPr>
              <w:t>7</w:t>
            </w:r>
            <w:r w:rsidR="00F045C3">
              <w:rPr>
                <w:noProof/>
                <w:webHidden/>
              </w:rPr>
              <w:fldChar w:fldCharType="end"/>
            </w:r>
          </w:hyperlink>
        </w:p>
        <w:p w14:paraId="7A7F543A" w14:textId="4FC90EFB" w:rsidR="00F045C3" w:rsidRDefault="00341E87">
          <w:pPr>
            <w:pStyle w:val="TOC1"/>
            <w:tabs>
              <w:tab w:val="right" w:leader="dot" w:pos="9016"/>
            </w:tabs>
            <w:rPr>
              <w:rFonts w:eastAsiaTheme="minorEastAsia"/>
              <w:noProof/>
              <w:lang w:eastAsia="en-GB"/>
            </w:rPr>
          </w:pPr>
          <w:hyperlink w:anchor="_Toc137194061" w:history="1">
            <w:r w:rsidR="00F045C3" w:rsidRPr="004B145D">
              <w:rPr>
                <w:rStyle w:val="Hyperlink"/>
                <w:noProof/>
              </w:rPr>
              <w:t>Step 6 – copy transformations in MVR bead dataset to sample dataset</w:t>
            </w:r>
            <w:r w:rsidR="00F045C3">
              <w:rPr>
                <w:noProof/>
                <w:webHidden/>
              </w:rPr>
              <w:tab/>
            </w:r>
            <w:r w:rsidR="00F045C3">
              <w:rPr>
                <w:noProof/>
                <w:webHidden/>
              </w:rPr>
              <w:fldChar w:fldCharType="begin"/>
            </w:r>
            <w:r w:rsidR="00F045C3">
              <w:rPr>
                <w:noProof/>
                <w:webHidden/>
              </w:rPr>
              <w:instrText xml:space="preserve"> PAGEREF _Toc137194061 \h </w:instrText>
            </w:r>
            <w:r w:rsidR="00F045C3">
              <w:rPr>
                <w:noProof/>
                <w:webHidden/>
              </w:rPr>
            </w:r>
            <w:r w:rsidR="00F045C3">
              <w:rPr>
                <w:noProof/>
                <w:webHidden/>
              </w:rPr>
              <w:fldChar w:fldCharType="separate"/>
            </w:r>
            <w:r w:rsidR="00F045C3">
              <w:rPr>
                <w:noProof/>
                <w:webHidden/>
              </w:rPr>
              <w:t>8</w:t>
            </w:r>
            <w:r w:rsidR="00F045C3">
              <w:rPr>
                <w:noProof/>
                <w:webHidden/>
              </w:rPr>
              <w:fldChar w:fldCharType="end"/>
            </w:r>
          </w:hyperlink>
        </w:p>
        <w:p w14:paraId="01CF2F0F" w14:textId="17EE9D0C" w:rsidR="00F045C3" w:rsidRDefault="00341E87">
          <w:pPr>
            <w:pStyle w:val="TOC1"/>
            <w:tabs>
              <w:tab w:val="right" w:leader="dot" w:pos="9016"/>
            </w:tabs>
            <w:rPr>
              <w:rFonts w:eastAsiaTheme="minorEastAsia"/>
              <w:noProof/>
              <w:lang w:eastAsia="en-GB"/>
            </w:rPr>
          </w:pPr>
          <w:hyperlink w:anchor="_Toc137194062" w:history="1">
            <w:r w:rsidR="00F045C3" w:rsidRPr="004B145D">
              <w:rPr>
                <w:rStyle w:val="Hyperlink"/>
                <w:noProof/>
              </w:rPr>
              <w:t>Step 7 – resave the MVR sample dataset as ‘.hdf5’ format for viewing with ‘Bigdataviewer’ to check quality of coregistration between dOPM view 1&amp;2</w:t>
            </w:r>
            <w:r w:rsidR="00F045C3">
              <w:rPr>
                <w:noProof/>
                <w:webHidden/>
              </w:rPr>
              <w:tab/>
            </w:r>
            <w:r w:rsidR="00F045C3">
              <w:rPr>
                <w:noProof/>
                <w:webHidden/>
              </w:rPr>
              <w:fldChar w:fldCharType="begin"/>
            </w:r>
            <w:r w:rsidR="00F045C3">
              <w:rPr>
                <w:noProof/>
                <w:webHidden/>
              </w:rPr>
              <w:instrText xml:space="preserve"> PAGEREF _Toc137194062 \h </w:instrText>
            </w:r>
            <w:r w:rsidR="00F045C3">
              <w:rPr>
                <w:noProof/>
                <w:webHidden/>
              </w:rPr>
            </w:r>
            <w:r w:rsidR="00F045C3">
              <w:rPr>
                <w:noProof/>
                <w:webHidden/>
              </w:rPr>
              <w:fldChar w:fldCharType="separate"/>
            </w:r>
            <w:r w:rsidR="00F045C3">
              <w:rPr>
                <w:noProof/>
                <w:webHidden/>
              </w:rPr>
              <w:t>9</w:t>
            </w:r>
            <w:r w:rsidR="00F045C3">
              <w:rPr>
                <w:noProof/>
                <w:webHidden/>
              </w:rPr>
              <w:fldChar w:fldCharType="end"/>
            </w:r>
          </w:hyperlink>
        </w:p>
        <w:p w14:paraId="044CFAD7" w14:textId="544316F0" w:rsidR="00F045C3" w:rsidRDefault="00341E87">
          <w:pPr>
            <w:pStyle w:val="TOC1"/>
            <w:tabs>
              <w:tab w:val="right" w:leader="dot" w:pos="9016"/>
            </w:tabs>
            <w:rPr>
              <w:rFonts w:eastAsiaTheme="minorEastAsia"/>
              <w:noProof/>
              <w:lang w:eastAsia="en-GB"/>
            </w:rPr>
          </w:pPr>
          <w:hyperlink w:anchor="_Toc137194063" w:history="1">
            <w:r w:rsidR="00F045C3" w:rsidRPr="004B145D">
              <w:rPr>
                <w:rStyle w:val="Hyperlink"/>
                <w:noProof/>
              </w:rPr>
              <w:t>Step 8 - Visually inspect coregistration quality of sample data</w:t>
            </w:r>
            <w:r w:rsidR="00F045C3">
              <w:rPr>
                <w:noProof/>
                <w:webHidden/>
              </w:rPr>
              <w:tab/>
            </w:r>
            <w:r w:rsidR="00F045C3">
              <w:rPr>
                <w:noProof/>
                <w:webHidden/>
              </w:rPr>
              <w:fldChar w:fldCharType="begin"/>
            </w:r>
            <w:r w:rsidR="00F045C3">
              <w:rPr>
                <w:noProof/>
                <w:webHidden/>
              </w:rPr>
              <w:instrText xml:space="preserve"> PAGEREF _Toc137194063 \h </w:instrText>
            </w:r>
            <w:r w:rsidR="00F045C3">
              <w:rPr>
                <w:noProof/>
                <w:webHidden/>
              </w:rPr>
            </w:r>
            <w:r w:rsidR="00F045C3">
              <w:rPr>
                <w:noProof/>
                <w:webHidden/>
              </w:rPr>
              <w:fldChar w:fldCharType="separate"/>
            </w:r>
            <w:r w:rsidR="00F045C3">
              <w:rPr>
                <w:noProof/>
                <w:webHidden/>
              </w:rPr>
              <w:t>11</w:t>
            </w:r>
            <w:r w:rsidR="00F045C3">
              <w:rPr>
                <w:noProof/>
                <w:webHidden/>
              </w:rPr>
              <w:fldChar w:fldCharType="end"/>
            </w:r>
          </w:hyperlink>
        </w:p>
        <w:p w14:paraId="183FB9EA" w14:textId="3922EB55" w:rsidR="00F045C3" w:rsidRDefault="00341E87">
          <w:pPr>
            <w:pStyle w:val="TOC1"/>
            <w:tabs>
              <w:tab w:val="right" w:leader="dot" w:pos="9016"/>
            </w:tabs>
            <w:rPr>
              <w:rFonts w:eastAsiaTheme="minorEastAsia"/>
              <w:noProof/>
              <w:lang w:eastAsia="en-GB"/>
            </w:rPr>
          </w:pPr>
          <w:hyperlink w:anchor="_Toc137194064" w:history="1">
            <w:r w:rsidR="00F045C3" w:rsidRPr="004B145D">
              <w:rPr>
                <w:rStyle w:val="Hyperlink"/>
                <w:noProof/>
              </w:rPr>
              <w:t xml:space="preserve">Step 9 - </w:t>
            </w:r>
            <w:r w:rsidR="00F045C3" w:rsidRPr="004B145D">
              <w:rPr>
                <w:rStyle w:val="Hyperlink"/>
                <w:rFonts w:cstheme="majorHAnsi"/>
                <w:noProof/>
              </w:rPr>
              <w:t>Define a bounding box to crop out a sub-volume, optional step</w:t>
            </w:r>
            <w:r w:rsidR="00F045C3">
              <w:rPr>
                <w:noProof/>
                <w:webHidden/>
              </w:rPr>
              <w:tab/>
            </w:r>
            <w:r w:rsidR="00F045C3">
              <w:rPr>
                <w:noProof/>
                <w:webHidden/>
              </w:rPr>
              <w:fldChar w:fldCharType="begin"/>
            </w:r>
            <w:r w:rsidR="00F045C3">
              <w:rPr>
                <w:noProof/>
                <w:webHidden/>
              </w:rPr>
              <w:instrText xml:space="preserve"> PAGEREF _Toc137194064 \h </w:instrText>
            </w:r>
            <w:r w:rsidR="00F045C3">
              <w:rPr>
                <w:noProof/>
                <w:webHidden/>
              </w:rPr>
            </w:r>
            <w:r w:rsidR="00F045C3">
              <w:rPr>
                <w:noProof/>
                <w:webHidden/>
              </w:rPr>
              <w:fldChar w:fldCharType="separate"/>
            </w:r>
            <w:r w:rsidR="00F045C3">
              <w:rPr>
                <w:noProof/>
                <w:webHidden/>
              </w:rPr>
              <w:t>12</w:t>
            </w:r>
            <w:r w:rsidR="00F045C3">
              <w:rPr>
                <w:noProof/>
                <w:webHidden/>
              </w:rPr>
              <w:fldChar w:fldCharType="end"/>
            </w:r>
          </w:hyperlink>
        </w:p>
        <w:p w14:paraId="5FCC0C21" w14:textId="30F16FCD" w:rsidR="00F045C3" w:rsidRDefault="00341E87">
          <w:pPr>
            <w:pStyle w:val="TOC1"/>
            <w:tabs>
              <w:tab w:val="right" w:leader="dot" w:pos="9016"/>
            </w:tabs>
            <w:rPr>
              <w:rFonts w:eastAsiaTheme="minorEastAsia"/>
              <w:noProof/>
              <w:lang w:eastAsia="en-GB"/>
            </w:rPr>
          </w:pPr>
          <w:hyperlink w:anchor="_Toc137194065" w:history="1">
            <w:r w:rsidR="00F045C3" w:rsidRPr="004B145D">
              <w:rPr>
                <w:rStyle w:val="Hyperlink"/>
                <w:noProof/>
              </w:rPr>
              <w:t>Step 10 - Extract processed single view or fused datasets for generic downstream processing of 3D datasets</w:t>
            </w:r>
            <w:r w:rsidR="00F045C3">
              <w:rPr>
                <w:noProof/>
                <w:webHidden/>
              </w:rPr>
              <w:tab/>
            </w:r>
            <w:r w:rsidR="00F045C3">
              <w:rPr>
                <w:noProof/>
                <w:webHidden/>
              </w:rPr>
              <w:fldChar w:fldCharType="begin"/>
            </w:r>
            <w:r w:rsidR="00F045C3">
              <w:rPr>
                <w:noProof/>
                <w:webHidden/>
              </w:rPr>
              <w:instrText xml:space="preserve"> PAGEREF _Toc137194065 \h </w:instrText>
            </w:r>
            <w:r w:rsidR="00F045C3">
              <w:rPr>
                <w:noProof/>
                <w:webHidden/>
              </w:rPr>
            </w:r>
            <w:r w:rsidR="00F045C3">
              <w:rPr>
                <w:noProof/>
                <w:webHidden/>
              </w:rPr>
              <w:fldChar w:fldCharType="separate"/>
            </w:r>
            <w:r w:rsidR="00F045C3">
              <w:rPr>
                <w:noProof/>
                <w:webHidden/>
              </w:rPr>
              <w:t>14</w:t>
            </w:r>
            <w:r w:rsidR="00F045C3">
              <w:rPr>
                <w:noProof/>
                <w:webHidden/>
              </w:rPr>
              <w:fldChar w:fldCharType="end"/>
            </w:r>
          </w:hyperlink>
        </w:p>
        <w:p w14:paraId="50997395" w14:textId="31FA3F8B" w:rsidR="00F404AD" w:rsidRDefault="00F404AD" w:rsidP="008653D0">
          <w:r>
            <w:rPr>
              <w:b/>
              <w:bCs/>
              <w:noProof/>
            </w:rPr>
            <w:fldChar w:fldCharType="end"/>
          </w:r>
        </w:p>
      </w:sdtContent>
    </w:sdt>
    <w:p w14:paraId="01457871" w14:textId="77777777" w:rsidR="008653D0" w:rsidRDefault="008653D0" w:rsidP="008C79A7"/>
    <w:p w14:paraId="2D19B2F3" w14:textId="3953EE58" w:rsidR="00F045C3" w:rsidRDefault="00F045C3">
      <w:r>
        <w:br w:type="page"/>
      </w:r>
    </w:p>
    <w:p w14:paraId="7E998C5D" w14:textId="419DF8D6" w:rsidR="008653D0" w:rsidRDefault="008653D0" w:rsidP="008653D0">
      <w:pPr>
        <w:pStyle w:val="Heading1"/>
      </w:pPr>
      <w:bookmarkStart w:id="9" w:name="_Toc137194055"/>
      <w:r>
        <w:lastRenderedPageBreak/>
        <w:t>Introduction</w:t>
      </w:r>
      <w:bookmarkEnd w:id="9"/>
    </w:p>
    <w:p w14:paraId="244E41BC" w14:textId="62E14153" w:rsidR="008C79A7" w:rsidRPr="008C79A7" w:rsidRDefault="00A51DC0" w:rsidP="008C79A7">
      <w:ins w:id="10" w:author="Dunsby, Christopher W" w:date="2023-06-09T09:11:00Z">
        <w:r>
          <w:t xml:space="preserve">The ImageJ scripts described in this document are designed to </w:t>
        </w:r>
      </w:ins>
      <w:del w:id="11" w:author="Dunsby, Christopher W" w:date="2023-06-09T09:11:00Z">
        <w:r w:rsidR="008C79A7" w:rsidDel="00A51DC0">
          <w:delText xml:space="preserve">Code to </w:delText>
        </w:r>
      </w:del>
      <w:r w:rsidR="008C79A7">
        <w:t xml:space="preserve">process data generated by </w:t>
      </w:r>
      <w:ins w:id="12" w:author="Dunsby, Christopher W" w:date="2023-06-09T09:11:00Z">
        <w:r>
          <w:t>dual-view oblique plane microscopes (</w:t>
        </w:r>
      </w:ins>
      <w:r w:rsidR="008C79A7">
        <w:t>dOPM</w:t>
      </w:r>
      <w:ins w:id="13" w:author="Dunsby, Christopher W" w:date="2023-06-09T09:11:00Z">
        <w:r>
          <w:t>)</w:t>
        </w:r>
      </w:ins>
      <w:r w:rsidR="008C79A7">
        <w:t xml:space="preserve"> </w:t>
      </w:r>
      <w:del w:id="14" w:author="Dunsby, Christopher W" w:date="2023-06-09T09:11:00Z">
        <w:r w:rsidR="008C79A7" w:rsidDel="00A51DC0">
          <w:delText xml:space="preserve">microscopes </w:delText>
        </w:r>
      </w:del>
      <w:r w:rsidR="008C79A7">
        <w:t xml:space="preserve">as of 2023. </w:t>
      </w:r>
      <w:ins w:id="15" w:author="Dunsby, Christopher W" w:date="2023-06-09T09:11:00Z">
        <w:r>
          <w:t>The paper describing the dOPM setup can be found here</w:t>
        </w:r>
      </w:ins>
      <w:del w:id="16" w:author="Dunsby, Christopher W" w:date="2023-06-09T09:12:00Z">
        <w:r w:rsidR="008C79A7" w:rsidDel="00A51DC0">
          <w:delText>DOPM paper</w:delText>
        </w:r>
      </w:del>
      <w:r w:rsidR="008C79A7">
        <w:t xml:space="preserve">: </w:t>
      </w:r>
      <w:hyperlink r:id="rId8" w:history="1">
        <w:r w:rsidR="008C79A7" w:rsidRPr="003C36A8">
          <w:rPr>
            <w:rStyle w:val="Hyperlink"/>
          </w:rPr>
          <w:t>https://doi.org/10.1364/BOE.409781</w:t>
        </w:r>
      </w:hyperlink>
      <w:ins w:id="17" w:author="Dunsby, Christopher W" w:date="2023-06-09T09:13:00Z">
        <w:r w:rsidR="00D34F9A">
          <w:rPr>
            <w:rStyle w:val="Hyperlink"/>
          </w:rPr>
          <w:t>.</w:t>
        </w:r>
      </w:ins>
    </w:p>
    <w:p w14:paraId="34693D69" w14:textId="3A5BEA8D" w:rsidR="00B64FD9" w:rsidRPr="00B64FD9" w:rsidRDefault="00B64FD9" w:rsidP="00B64FD9">
      <w:del w:id="18" w:author="Dunsby, Christopher W" w:date="2023-06-09T09:12:00Z">
        <w:r w:rsidDel="00EF6353">
          <w:delText xml:space="preserve">Sharing </w:delText>
        </w:r>
      </w:del>
      <w:ins w:id="19" w:author="Dunsby, Christopher W" w:date="2023-06-09T09:12:00Z">
        <w:r w:rsidR="00EF6353">
          <w:t xml:space="preserve">The </w:t>
        </w:r>
      </w:ins>
      <w:r>
        <w:t xml:space="preserve">dOPM data processing scripts </w:t>
      </w:r>
      <w:ins w:id="20" w:author="Dunsby, Christopher W" w:date="2023-06-09T09:12:00Z">
        <w:r w:rsidR="00D34F9A">
          <w:t xml:space="preserve">run within </w:t>
        </w:r>
      </w:ins>
      <w:del w:id="21" w:author="Dunsby, Christopher W" w:date="2023-06-09T09:12:00Z">
        <w:r w:rsidDel="00D34F9A">
          <w:delText xml:space="preserve">based in </w:delText>
        </w:r>
      </w:del>
      <w:r>
        <w:t>ImageJ and rely</w:t>
      </w:r>
      <w:del w:id="22" w:author="Dunsby, Christopher W" w:date="2023-06-09T09:12:00Z">
        <w:r w:rsidDel="00D34F9A">
          <w:delText>ing</w:delText>
        </w:r>
      </w:del>
      <w:r>
        <w:t xml:space="preserve"> mainly on </w:t>
      </w:r>
      <w:ins w:id="23" w:author="Dunsby, Christopher W" w:date="2023-06-09T09:12:00Z">
        <w:r w:rsidR="00D34F9A">
          <w:t xml:space="preserve">the </w:t>
        </w:r>
      </w:ins>
      <w:r>
        <w:t>Multi</w:t>
      </w:r>
      <w:ins w:id="24" w:author="Dunsby, Christopher W" w:date="2023-06-09T09:13:00Z">
        <w:r w:rsidR="00D34F9A">
          <w:t>-</w:t>
        </w:r>
      </w:ins>
      <w:del w:id="25" w:author="Dunsby, Christopher W" w:date="2023-06-09T09:13:00Z">
        <w:r w:rsidDel="00D34F9A">
          <w:delText>v</w:delText>
        </w:r>
      </w:del>
      <w:ins w:id="26" w:author="Dunsby, Christopher W" w:date="2023-06-09T09:13:00Z">
        <w:r w:rsidR="00D34F9A">
          <w:t>V</w:t>
        </w:r>
      </w:ins>
      <w:r>
        <w:t xml:space="preserve">iew Reconstruction (MVR) plugin </w:t>
      </w:r>
      <w:hyperlink r:id="rId9" w:history="1">
        <w:r w:rsidRPr="003C36A8">
          <w:rPr>
            <w:rStyle w:val="Hyperlink"/>
          </w:rPr>
          <w:t>https://imagej.net/plugins/multiview-reconstruction</w:t>
        </w:r>
      </w:hyperlink>
      <w:ins w:id="27" w:author="Dunsby, Christopher W" w:date="2023-06-09T09:13:00Z">
        <w:r w:rsidR="00D34F9A">
          <w:rPr>
            <w:rStyle w:val="Hyperlink"/>
          </w:rPr>
          <w:t>.</w:t>
        </w:r>
      </w:ins>
    </w:p>
    <w:p w14:paraId="6739E1C2" w14:textId="34D63C70" w:rsidR="00B64FD9" w:rsidRDefault="00D34F9A" w:rsidP="00D34F9A">
      <w:ins w:id="28" w:author="Dunsby, Christopher W" w:date="2023-06-09T09:13:00Z">
        <w:r>
          <w:t xml:space="preserve">The </w:t>
        </w:r>
      </w:ins>
      <w:del w:id="29" w:author="Dunsby, Christopher W" w:date="2023-06-09T09:13:00Z">
        <w:r w:rsidR="00B64FD9" w:rsidDel="00D34F9A">
          <w:delText>F</w:delText>
        </w:r>
      </w:del>
      <w:ins w:id="30" w:author="Dunsby, Christopher W" w:date="2023-06-09T09:13:00Z">
        <w:r>
          <w:t>f</w:t>
        </w:r>
      </w:ins>
      <w:r w:rsidR="00B64FD9">
        <w:t xml:space="preserve">ollowing steps </w:t>
      </w:r>
      <w:r w:rsidR="00DE1C9E">
        <w:t xml:space="preserve">in this guide </w:t>
      </w:r>
      <w:r w:rsidR="00B64FD9">
        <w:t xml:space="preserve">outline </w:t>
      </w:r>
      <w:ins w:id="31" w:author="Dunsby, Christopher W" w:date="2023-06-09T09:13:00Z">
        <w:r>
          <w:t xml:space="preserve">the </w:t>
        </w:r>
      </w:ins>
      <w:r w:rsidR="00B64FD9">
        <w:t>procedures for</w:t>
      </w:r>
      <w:r w:rsidR="00F004BA">
        <w:t xml:space="preserve"> deskewing</w:t>
      </w:r>
      <w:r w:rsidR="00B64FD9">
        <w:t xml:space="preserve"> and fusion</w:t>
      </w:r>
      <w:r w:rsidR="00F004BA">
        <w:t xml:space="preserve"> of raw dOPM data</w:t>
      </w:r>
      <w:del w:id="32" w:author="Dunsby, Christopher W" w:date="2023-06-09T09:13:00Z">
        <w:r w:rsidR="00B64FD9" w:rsidDel="00D34F9A">
          <w:delText>. Another one for deconvolution operations will be made soon</w:delText>
        </w:r>
      </w:del>
      <w:r w:rsidR="00B64FD9">
        <w:t>.</w:t>
      </w:r>
    </w:p>
    <w:p w14:paraId="54C0CD5E" w14:textId="4471D5DF" w:rsidR="004D4980" w:rsidRDefault="00F468DB" w:rsidP="00D34F9A">
      <w:pPr>
        <w:rPr>
          <w:ins w:id="33" w:author="Dunsby, Christopher W" w:date="2023-06-09T09:15:00Z"/>
        </w:rPr>
      </w:pPr>
      <w:r>
        <w:t xml:space="preserve">dOPM acquires two overlapping volumes in the sample from two views we call ‘view 1’ and ‘view 2’ – see </w:t>
      </w:r>
      <w:ins w:id="34" w:author="Dunsby, Christopher W" w:date="2023-06-09T09:14:00Z">
        <w:r w:rsidR="00D34F9A">
          <w:t xml:space="preserve">the dOPM </w:t>
        </w:r>
      </w:ins>
      <w:r>
        <w:t xml:space="preserve">paper for details. </w:t>
      </w:r>
      <w:ins w:id="35" w:author="Dunsby, Christopher W" w:date="2023-06-09T09:21:00Z">
        <w:r w:rsidR="000E34F5">
          <w:t>The raw data is skewed</w:t>
        </w:r>
        <w:r w:rsidR="0012776D">
          <w:t xml:space="preserve">, i.e. the image data is not in the normal microscope coordinate frame. </w:t>
        </w:r>
      </w:ins>
      <w:r>
        <w:t xml:space="preserve">To process the data, we assume the user has acquired both views and they want to </w:t>
      </w:r>
      <w:r w:rsidR="008E7F75">
        <w:t>fuse</w:t>
      </w:r>
      <w:r>
        <w:t xml:space="preserve"> the two views</w:t>
      </w:r>
      <w:r w:rsidR="008E7F75">
        <w:t xml:space="preserve"> or extract </w:t>
      </w:r>
      <w:ins w:id="36" w:author="Dunsby, Christopher W" w:date="2023-06-09T09:21:00Z">
        <w:r w:rsidR="0012776D">
          <w:t xml:space="preserve">one or both </w:t>
        </w:r>
      </w:ins>
      <w:r w:rsidR="008E7F75">
        <w:t>single views</w:t>
      </w:r>
      <w:ins w:id="37" w:author="Dunsby, Christopher W" w:date="2023-06-09T09:14:00Z">
        <w:r w:rsidR="008A6AE2">
          <w:t xml:space="preserve"> into the </w:t>
        </w:r>
      </w:ins>
      <w:ins w:id="38" w:author="Dunsby, Christopher W" w:date="2023-06-09T09:15:00Z">
        <w:r w:rsidR="00A90C87">
          <w:t xml:space="preserve">microscope </w:t>
        </w:r>
      </w:ins>
      <w:ins w:id="39" w:author="Dunsby, Christopher W" w:date="2023-06-09T09:14:00Z">
        <w:r w:rsidR="008A6AE2">
          <w:t>coordinate frame</w:t>
        </w:r>
      </w:ins>
      <w:r>
        <w:t xml:space="preserve">. </w:t>
      </w:r>
    </w:p>
    <w:p w14:paraId="3975598E" w14:textId="77777777" w:rsidR="00073356" w:rsidRDefault="008E7F75" w:rsidP="00D34F9A">
      <w:pPr>
        <w:rPr>
          <w:ins w:id="40" w:author="Dunsby, Christopher W" w:date="2023-06-09T09:26:00Z"/>
        </w:rPr>
      </w:pPr>
      <w:del w:id="41" w:author="Dunsby, Christopher W" w:date="2023-06-09T09:21:00Z">
        <w:r w:rsidDel="0012776D">
          <w:delText>The raw data is skewed so</w:delText>
        </w:r>
      </w:del>
      <w:ins w:id="42" w:author="Dunsby, Christopher W" w:date="2023-06-09T09:21:00Z">
        <w:r w:rsidR="0012776D">
          <w:t xml:space="preserve">To deskew the data, </w:t>
        </w:r>
        <w:commentRangeStart w:id="43"/>
        <w:commentRangeStart w:id="44"/>
        <w:r w:rsidR="0012776D">
          <w:t>the MV</w:t>
        </w:r>
      </w:ins>
      <w:ins w:id="45" w:author="Dunsby, Christopher W" w:date="2023-06-09T09:22:00Z">
        <w:r w:rsidR="0081517B">
          <w:t xml:space="preserve">R plugin is </w:t>
        </w:r>
        <w:commentRangeEnd w:id="43"/>
        <w:r w:rsidR="0081517B">
          <w:rPr>
            <w:rStyle w:val="CommentReference"/>
          </w:rPr>
          <w:commentReference w:id="43"/>
        </w:r>
      </w:ins>
      <w:commentRangeEnd w:id="44"/>
      <w:r w:rsidR="002428F3">
        <w:rPr>
          <w:rStyle w:val="CommentReference"/>
        </w:rPr>
        <w:commentReference w:id="44"/>
      </w:r>
      <w:del w:id="46" w:author="Dunsby, Christopher W" w:date="2023-06-09T09:22:00Z">
        <w:r w:rsidDel="0081517B">
          <w:delText xml:space="preserve"> we </w:delText>
        </w:r>
        <w:r w:rsidR="00F468DB" w:rsidDel="0081517B">
          <w:delText xml:space="preserve">transform the data with </w:delText>
        </w:r>
      </w:del>
      <w:ins w:id="47" w:author="Dunsby, Christopher W" w:date="2023-06-09T09:22:00Z">
        <w:r w:rsidR="0081517B">
          <w:t xml:space="preserve">used to apply </w:t>
        </w:r>
      </w:ins>
      <w:r w:rsidR="00F468DB">
        <w:t xml:space="preserve">affine transformations to rotate and deskew the raw data into the microscope coordinate frame. </w:t>
      </w:r>
      <w:del w:id="48" w:author="Dunsby, Christopher W" w:date="2023-06-09T09:22:00Z">
        <w:r w:rsidR="00F468DB" w:rsidDel="0081517B">
          <w:delText xml:space="preserve">We </w:delText>
        </w:r>
      </w:del>
      <w:ins w:id="49" w:author="Dunsby, Christopher W" w:date="2023-06-09T09:22:00Z">
        <w:r w:rsidR="0081517B">
          <w:t xml:space="preserve">The MVR plugin is then used </w:t>
        </w:r>
      </w:ins>
      <w:del w:id="50" w:author="Dunsby, Christopher W" w:date="2023-06-09T09:22:00Z">
        <w:r w:rsidR="00F468DB" w:rsidDel="0081517B">
          <w:delText>then</w:delText>
        </w:r>
      </w:del>
      <w:ins w:id="51" w:author="Dunsby, Christopher W" w:date="2023-06-09T09:22:00Z">
        <w:r w:rsidR="0081517B">
          <w:t>to</w:t>
        </w:r>
      </w:ins>
      <w:r w:rsidR="00F468DB">
        <w:t xml:space="preserve"> </w:t>
      </w:r>
      <w:ins w:id="52" w:author="Dunsby, Christopher W" w:date="2023-06-09T09:22:00Z">
        <w:r w:rsidR="0081517B">
          <w:t xml:space="preserve">perform a </w:t>
        </w:r>
      </w:ins>
      <w:del w:id="53" w:author="Dunsby, Christopher W" w:date="2023-06-09T09:22:00Z">
        <w:r w:rsidR="00F468DB" w:rsidDel="0081517B">
          <w:delText xml:space="preserve">do </w:delText>
        </w:r>
      </w:del>
      <w:r w:rsidR="00CB0B3A">
        <w:t>bead-based</w:t>
      </w:r>
      <w:r w:rsidR="00F468DB">
        <w:t xml:space="preserve"> image registration </w:t>
      </w:r>
      <w:r>
        <w:t xml:space="preserve">using a dataset of </w:t>
      </w:r>
      <w:ins w:id="54" w:author="Dunsby, Christopher W" w:date="2023-06-09T09:23:00Z">
        <w:r w:rsidR="003C47FC">
          <w:t xml:space="preserve">sub-resolution fluorescent </w:t>
        </w:r>
      </w:ins>
      <w:r>
        <w:t>beads i</w:t>
      </w:r>
      <w:ins w:id="55" w:author="Dunsby, Christopher W" w:date="2023-06-09T09:23:00Z">
        <w:r w:rsidR="003C47FC">
          <w:t>maged</w:t>
        </w:r>
      </w:ins>
      <w:del w:id="56" w:author="Dunsby, Christopher W" w:date="2023-06-09T09:23:00Z">
        <w:r w:rsidDel="003C47FC">
          <w:delText>n</w:delText>
        </w:r>
      </w:del>
      <w:r>
        <w:t xml:space="preserve"> </w:t>
      </w:r>
      <w:ins w:id="57" w:author="Dunsby, Christopher W" w:date="2023-06-09T09:23:00Z">
        <w:r w:rsidR="003C47FC">
          <w:t xml:space="preserve">in </w:t>
        </w:r>
      </w:ins>
      <w:r>
        <w:t xml:space="preserve">3D </w:t>
      </w:r>
      <w:ins w:id="58" w:author="Dunsby, Christopher W" w:date="2023-06-09T09:23:00Z">
        <w:r w:rsidR="003C47FC">
          <w:t xml:space="preserve">and </w:t>
        </w:r>
      </w:ins>
      <w:r>
        <w:t xml:space="preserve">acquired with the same scan settings as </w:t>
      </w:r>
      <w:del w:id="59" w:author="Dunsby, Christopher W" w:date="2023-06-09T09:23:00Z">
        <w:r w:rsidDel="00F12FE9">
          <w:delText>the sample</w:delText>
        </w:r>
      </w:del>
      <w:ins w:id="60" w:author="Dunsby, Christopher W" w:date="2023-06-09T09:23:00Z">
        <w:r w:rsidR="00F12FE9">
          <w:t>for the biological sample</w:t>
        </w:r>
      </w:ins>
      <w:del w:id="61" w:author="Dunsby, Christopher W" w:date="2023-06-09T09:23:00Z">
        <w:r w:rsidDel="00F12FE9">
          <w:delText xml:space="preserve"> data</w:delText>
        </w:r>
      </w:del>
      <w:ins w:id="62" w:author="Dunsby, Christopher W" w:date="2023-06-09T09:23:00Z">
        <w:r w:rsidR="00F12FE9">
          <w:t>(s)</w:t>
        </w:r>
      </w:ins>
      <w:r w:rsidR="00F468DB">
        <w:t xml:space="preserve">. This registration information is then assumed to be </w:t>
      </w:r>
      <w:del w:id="63" w:author="Dunsby, Christopher W" w:date="2023-06-09T09:24:00Z">
        <w:r w:rsidR="00F468DB" w:rsidDel="0057151B">
          <w:delText xml:space="preserve">valid </w:delText>
        </w:r>
      </w:del>
      <w:ins w:id="64" w:author="Dunsby, Christopher W" w:date="2023-06-09T09:24:00Z">
        <w:r w:rsidR="0057151B">
          <w:t>constant and is applied to</w:t>
        </w:r>
      </w:ins>
      <w:del w:id="65" w:author="Dunsby, Christopher W" w:date="2023-06-09T09:24:00Z">
        <w:r w:rsidR="00F468DB" w:rsidDel="0057151B">
          <w:delText>for</w:delText>
        </w:r>
      </w:del>
      <w:r w:rsidR="00F468DB">
        <w:t xml:space="preserve"> </w:t>
      </w:r>
      <w:ins w:id="66" w:author="Dunsby, Christopher W" w:date="2023-06-09T09:24:00Z">
        <w:r w:rsidR="00761646">
          <w:t xml:space="preserve">all </w:t>
        </w:r>
      </w:ins>
      <w:r w:rsidR="00F468DB">
        <w:t xml:space="preserve">other </w:t>
      </w:r>
      <w:del w:id="67" w:author="Dunsby, Christopher W" w:date="2023-06-09T09:24:00Z">
        <w:r w:rsidR="00F468DB" w:rsidDel="00761646">
          <w:delText xml:space="preserve">datasets </w:delText>
        </w:r>
      </w:del>
      <w:ins w:id="68" w:author="Dunsby, Christopher W" w:date="2023-06-09T09:24:00Z">
        <w:r w:rsidR="00761646">
          <w:t xml:space="preserve">fields of view </w:t>
        </w:r>
      </w:ins>
      <w:ins w:id="69" w:author="Dunsby, Christopher W" w:date="2023-06-09T09:16:00Z">
        <w:r w:rsidR="009704EC">
          <w:t>imaged with the same microscope configuration</w:t>
        </w:r>
      </w:ins>
      <w:ins w:id="70" w:author="Dunsby, Christopher W" w:date="2023-06-09T09:25:00Z">
        <w:r w:rsidR="0057151B">
          <w:t xml:space="preserve"> during an experiment</w:t>
        </w:r>
      </w:ins>
      <w:del w:id="71" w:author="Dunsby, Christopher W" w:date="2023-06-09T09:16:00Z">
        <w:r w:rsidR="00F468DB" w:rsidDel="009704EC">
          <w:delText xml:space="preserve">without beads </w:delText>
        </w:r>
      </w:del>
      <w:del w:id="72" w:author="Dunsby, Christopher W" w:date="2023-06-09T09:25:00Z">
        <w:r w:rsidR="00F468DB" w:rsidDel="0057151B">
          <w:delText xml:space="preserve">i.e. cells/organoids so we apply all the affine transformations we used on the bead data including the coregistration information to </w:delText>
        </w:r>
        <w:r w:rsidR="00B77B81" w:rsidDel="0057151B">
          <w:delText xml:space="preserve">any other datasets </w:delText>
        </w:r>
        <w:r w:rsidR="00F468DB" w:rsidDel="0057151B">
          <w:delText>acquired during the experiment</w:delText>
        </w:r>
      </w:del>
      <w:r w:rsidR="00F468DB">
        <w:t xml:space="preserve">. </w:t>
      </w:r>
      <w:del w:id="73" w:author="Dunsby, Christopher W" w:date="2023-06-09T09:25:00Z">
        <w:r w:rsidR="00F468DB" w:rsidDel="0057151B">
          <w:delText>Read t</w:delText>
        </w:r>
      </w:del>
      <w:ins w:id="74" w:author="Dunsby, Christopher W" w:date="2023-06-09T09:25:00Z">
        <w:r w:rsidR="0057151B">
          <w:t>T</w:t>
        </w:r>
      </w:ins>
      <w:r w:rsidR="00F468DB">
        <w:t>he MVR paper</w:t>
      </w:r>
      <w:ins w:id="75" w:author="Dunsby, Christopher W" w:date="2023-06-09T09:25:00Z">
        <w:r w:rsidR="00565D5E">
          <w:rPr>
            <w:rStyle w:val="FootnoteReference"/>
          </w:rPr>
          <w:footnoteReference w:id="1"/>
        </w:r>
      </w:ins>
      <w:r w:rsidR="00F468DB">
        <w:t xml:space="preserve"> and the dOPM paper</w:t>
      </w:r>
      <w:ins w:id="79" w:author="Dunsby, Christopher W" w:date="2023-06-09T09:25:00Z">
        <w:r w:rsidR="00565D5E">
          <w:rPr>
            <w:rStyle w:val="FootnoteReference"/>
          </w:rPr>
          <w:footnoteReference w:id="2"/>
        </w:r>
      </w:ins>
      <w:r w:rsidR="00F468DB">
        <w:t xml:space="preserve"> for more information on </w:t>
      </w:r>
      <w:ins w:id="85" w:author="Dunsby, Christopher W" w:date="2023-06-09T09:26:00Z">
        <w:r w:rsidR="00565D5E">
          <w:t>m</w:t>
        </w:r>
      </w:ins>
      <w:del w:id="86" w:author="Dunsby, Christopher W" w:date="2023-06-09T09:26:00Z">
        <w:r w:rsidR="00F468DB" w:rsidDel="00565D5E">
          <w:delText>M</w:delText>
        </w:r>
      </w:del>
      <w:r w:rsidR="00F468DB">
        <w:t>ulti</w:t>
      </w:r>
      <w:ins w:id="87" w:author="Dunsby, Christopher W" w:date="2023-06-09T09:26:00Z">
        <w:r w:rsidR="00073356">
          <w:t>-</w:t>
        </w:r>
      </w:ins>
      <w:r w:rsidR="00F468DB">
        <w:t>view reconstruction based on bead datasets.</w:t>
      </w:r>
    </w:p>
    <w:p w14:paraId="45548B4A" w14:textId="4C36D2D6" w:rsidR="00F468DB" w:rsidRDefault="00F468DB" w:rsidP="00D34F9A">
      <w:pPr>
        <w:rPr>
          <w:ins w:id="88" w:author="Dunsby, Christopher W" w:date="2023-06-09T09:30:00Z"/>
        </w:rPr>
      </w:pPr>
      <w:del w:id="89" w:author="Dunsby, Christopher W" w:date="2023-06-09T09:26:00Z">
        <w:r w:rsidDel="00073356">
          <w:delText xml:space="preserve"> </w:delText>
        </w:r>
      </w:del>
      <w:r>
        <w:t xml:space="preserve">Note there are other ways to register </w:t>
      </w:r>
      <w:ins w:id="90" w:author="Dunsby, Christopher W" w:date="2023-06-09T09:26:00Z">
        <w:r w:rsidR="00073356">
          <w:t>m</w:t>
        </w:r>
      </w:ins>
      <w:del w:id="91" w:author="Dunsby, Christopher W" w:date="2023-06-09T09:26:00Z">
        <w:r w:rsidDel="00073356">
          <w:delText>M</w:delText>
        </w:r>
      </w:del>
      <w:r>
        <w:t>ulti</w:t>
      </w:r>
      <w:ins w:id="92" w:author="Dunsby, Christopher W" w:date="2023-06-09T09:26:00Z">
        <w:r w:rsidR="00073356">
          <w:t>-</w:t>
        </w:r>
      </w:ins>
      <w:r>
        <w:t>view data</w:t>
      </w:r>
      <w:ins w:id="93" w:author="Dunsby, Christopher W" w:date="2023-06-09T09:26:00Z">
        <w:r w:rsidR="00073356">
          <w:t>,</w:t>
        </w:r>
      </w:ins>
      <w:r>
        <w:t xml:space="preserve"> </w:t>
      </w:r>
      <w:del w:id="94" w:author="Dunsby, Christopher W" w:date="2023-06-09T09:26:00Z">
        <w:r w:rsidDel="00BC01ED">
          <w:delText xml:space="preserve">such </w:delText>
        </w:r>
      </w:del>
      <w:ins w:id="95" w:author="Dunsby, Christopher W" w:date="2023-06-09T09:26:00Z">
        <w:r w:rsidR="00BC01ED">
          <w:t>e.g.</w:t>
        </w:r>
      </w:ins>
      <w:del w:id="96" w:author="Dunsby, Christopher W" w:date="2023-06-09T09:26:00Z">
        <w:r w:rsidDel="00BC01ED">
          <w:delText>as</w:delText>
        </w:r>
      </w:del>
      <w:r>
        <w:t xml:space="preserve"> </w:t>
      </w:r>
      <w:del w:id="97" w:author="Dunsby, Christopher W" w:date="2023-06-09T09:26:00Z">
        <w:r w:rsidDel="00BC01ED">
          <w:delText xml:space="preserve">by </w:delText>
        </w:r>
      </w:del>
      <w:r>
        <w:t xml:space="preserve">using features in the </w:t>
      </w:r>
      <w:ins w:id="98" w:author="Dunsby, Christopher W" w:date="2023-06-09T09:26:00Z">
        <w:r w:rsidR="00BC01ED">
          <w:t xml:space="preserve">biological </w:t>
        </w:r>
      </w:ins>
      <w:r>
        <w:t xml:space="preserve">samples such as nuclei or membrane labels that are common to both dOPM views. </w:t>
      </w:r>
      <w:del w:id="99" w:author="Dunsby, Christopher W" w:date="2023-06-09T09:27:00Z">
        <w:r w:rsidDel="00E55FC6">
          <w:delText xml:space="preserve">The benefit of this option is we </w:delText>
        </w:r>
        <w:r w:rsidR="008E7F75" w:rsidDel="00E55FC6">
          <w:delText xml:space="preserve">do </w:delText>
        </w:r>
      </w:del>
      <w:ins w:id="100" w:author="Dunsby, Christopher W" w:date="2023-06-09T09:27:00Z">
        <w:r w:rsidR="00E55FC6">
          <w:t xml:space="preserve">This has the advantage that it does </w:t>
        </w:r>
      </w:ins>
      <w:r w:rsidR="008E7F75">
        <w:t>not</w:t>
      </w:r>
      <w:r>
        <w:t xml:space="preserve"> require a bead volume </w:t>
      </w:r>
      <w:ins w:id="101" w:author="Dunsby, Christopher W" w:date="2023-06-09T09:27:00Z">
        <w:r w:rsidR="00E55FC6">
          <w:t xml:space="preserve">to be imaged, and </w:t>
        </w:r>
        <w:r w:rsidR="00AB580A">
          <w:t>it do</w:t>
        </w:r>
      </w:ins>
      <w:ins w:id="102" w:author="Dunsby, Christopher W" w:date="2023-06-09T09:28:00Z">
        <w:r w:rsidR="00AB580A">
          <w:t xml:space="preserve">es not require the assumption </w:t>
        </w:r>
      </w:ins>
      <w:del w:id="103" w:author="Dunsby, Christopher W" w:date="2023-06-09T09:28:00Z">
        <w:r w:rsidDel="00AB580A">
          <w:delText xml:space="preserve">and we might </w:delText>
        </w:r>
        <w:r w:rsidR="00CB0B3A" w:rsidDel="00AB580A">
          <w:delText xml:space="preserve">have a better alignment of the data as the assumption </w:delText>
        </w:r>
      </w:del>
      <w:r w:rsidR="00CB0B3A">
        <w:t>that</w:t>
      </w:r>
      <w:ins w:id="104" w:author="Dunsby, Christopher W" w:date="2023-06-09T09:28:00Z">
        <w:r w:rsidR="00AB580A">
          <w:t xml:space="preserve"> the imaging conditions – and therefore</w:t>
        </w:r>
      </w:ins>
      <w:r w:rsidR="00CB0B3A">
        <w:t xml:space="preserve"> registration </w:t>
      </w:r>
      <w:ins w:id="105" w:author="Dunsby, Christopher W" w:date="2023-06-09T09:29:00Z">
        <w:r w:rsidR="00E05DB7">
          <w:t>–</w:t>
        </w:r>
      </w:ins>
      <w:ins w:id="106" w:author="Dunsby, Christopher W" w:date="2023-06-09T09:28:00Z">
        <w:r w:rsidR="00AB580A">
          <w:t xml:space="preserve"> </w:t>
        </w:r>
      </w:ins>
      <w:del w:id="107" w:author="Dunsby, Christopher W" w:date="2023-06-09T09:28:00Z">
        <w:r w:rsidR="00CB0B3A" w:rsidDel="00AB580A">
          <w:delText xml:space="preserve">information for bead data </w:delText>
        </w:r>
      </w:del>
      <w:r w:rsidR="00CB0B3A">
        <w:t>is</w:t>
      </w:r>
      <w:ins w:id="108" w:author="Dunsby, Christopher W" w:date="2023-06-09T09:29:00Z">
        <w:r w:rsidR="00E05DB7">
          <w:t xml:space="preserve"> </w:t>
        </w:r>
      </w:ins>
      <w:del w:id="109" w:author="Dunsby, Christopher W" w:date="2023-06-09T09:29:00Z">
        <w:r w:rsidR="00CB0B3A" w:rsidDel="00E05DB7">
          <w:delText xml:space="preserve"> </w:delText>
        </w:r>
      </w:del>
      <w:ins w:id="110" w:author="Dunsby, Christopher W" w:date="2023-06-09T09:28:00Z">
        <w:r w:rsidR="00AB580A">
          <w:t xml:space="preserve">the </w:t>
        </w:r>
      </w:ins>
      <w:r w:rsidR="00CB0B3A">
        <w:t xml:space="preserve">same </w:t>
      </w:r>
      <w:del w:id="111" w:author="Dunsby, Christopher W" w:date="2023-06-09T09:28:00Z">
        <w:r w:rsidR="00CB0B3A" w:rsidDel="00AB580A">
          <w:delText xml:space="preserve">as that needed </w:delText>
        </w:r>
      </w:del>
      <w:r w:rsidR="00CB0B3A">
        <w:t xml:space="preserve">for </w:t>
      </w:r>
      <w:ins w:id="112" w:author="Dunsby, Christopher W" w:date="2023-06-09T09:28:00Z">
        <w:r w:rsidR="00AB580A">
          <w:t xml:space="preserve">the </w:t>
        </w:r>
      </w:ins>
      <w:r w:rsidR="00CB0B3A">
        <w:t xml:space="preserve">sample data </w:t>
      </w:r>
      <w:ins w:id="113" w:author="Dunsby, Christopher W" w:date="2023-06-09T09:28:00Z">
        <w:r w:rsidR="00AB580A">
          <w:t xml:space="preserve">as the bead data. </w:t>
        </w:r>
      </w:ins>
      <w:del w:id="114" w:author="Dunsby, Christopher W" w:date="2023-06-09T09:29:00Z">
        <w:r w:rsidR="00CB0B3A" w:rsidDel="00E05DB7">
          <w:delText>is not needed.</w:delText>
        </w:r>
      </w:del>
      <w:ins w:id="115" w:author="Dunsby, Christopher W" w:date="2023-06-09T09:29:00Z">
        <w:r w:rsidR="00E05DB7">
          <w:t xml:space="preserve">However, </w:t>
        </w:r>
        <w:r w:rsidR="009D5D6C">
          <w:t>sample-based registration requires that there are sufficient features within the field of view and that the sample data has sufficient signal to noise ratio, so we rec</w:t>
        </w:r>
      </w:ins>
      <w:ins w:id="116" w:author="Dunsby, Christopher W" w:date="2023-06-09T09:30:00Z">
        <w:r w:rsidR="009D5D6C">
          <w:t>ommend the use of bead-based registration.</w:t>
        </w:r>
      </w:ins>
    </w:p>
    <w:p w14:paraId="6E433BA6" w14:textId="4E48F87E" w:rsidR="009D5D6C" w:rsidRDefault="009D5D6C">
      <w:pPr>
        <w:pStyle w:val="Heading1"/>
        <w:pPrChange w:id="117" w:author="Dunsby, Christopher W" w:date="2023-06-09T09:30:00Z">
          <w:pPr/>
        </w:pPrChange>
      </w:pPr>
      <w:ins w:id="118" w:author="Dunsby, Christopher W" w:date="2023-06-09T09:30:00Z">
        <w:r>
          <w:t>Overview</w:t>
        </w:r>
      </w:ins>
    </w:p>
    <w:p w14:paraId="1A96B95A" w14:textId="5A359870" w:rsidR="004725C6" w:rsidRDefault="00CB55E0" w:rsidP="00E958E5">
      <w:ins w:id="119" w:author="Dunsby, Christopher W" w:date="2023-06-09T09:30:00Z">
        <w:r>
          <w:t xml:space="preserve">We provide some </w:t>
        </w:r>
      </w:ins>
      <w:del w:id="120" w:author="Dunsby, Christopher W" w:date="2023-06-09T09:30:00Z">
        <w:r w:rsidR="004725C6" w:rsidDel="00CB55E0">
          <w:delText xml:space="preserve">Use </w:delText>
        </w:r>
      </w:del>
      <w:r w:rsidR="004725C6">
        <w:t>demo</w:t>
      </w:r>
      <w:ins w:id="121" w:author="Dunsby, Christopher W" w:date="2023-06-09T09:30:00Z">
        <w:r>
          <w:t>nstration</w:t>
        </w:r>
      </w:ins>
      <w:r w:rsidR="004725C6">
        <w:t xml:space="preserve"> data</w:t>
      </w:r>
      <w:ins w:id="122" w:author="Dunsby, Christopher W" w:date="2023-06-09T09:30:00Z">
        <w:r>
          <w:t>,</w:t>
        </w:r>
      </w:ins>
      <w:r w:rsidR="004725C6">
        <w:t xml:space="preserve"> </w:t>
      </w:r>
      <w:r w:rsidR="00F004BA">
        <w:t xml:space="preserve">see ‘Step 1’ below, </w:t>
      </w:r>
      <w:del w:id="123" w:author="Dunsby, Christopher W" w:date="2023-06-09T09:31:00Z">
        <w:r w:rsidR="004725C6" w:rsidDel="00CB55E0">
          <w:delText xml:space="preserve">to </w:delText>
        </w:r>
      </w:del>
      <w:ins w:id="124" w:author="Dunsby, Christopher W" w:date="2023-06-09T09:31:00Z">
        <w:r>
          <w:t xml:space="preserve">that can be used to work through </w:t>
        </w:r>
      </w:ins>
      <w:del w:id="125" w:author="Dunsby, Christopher W" w:date="2023-06-09T09:31:00Z">
        <w:r w:rsidR="004725C6" w:rsidDel="00CB55E0">
          <w:delText xml:space="preserve">learn </w:delText>
        </w:r>
      </w:del>
      <w:r w:rsidR="004725C6">
        <w:t xml:space="preserve">the steps in this guide. </w:t>
      </w:r>
      <w:ins w:id="126" w:author="Dunsby, Christopher W" w:date="2023-06-09T09:31:00Z">
        <w:r>
          <w:t>The d</w:t>
        </w:r>
      </w:ins>
      <w:del w:id="127" w:author="Dunsby, Christopher W" w:date="2023-06-09T09:31:00Z">
        <w:r w:rsidR="004725C6" w:rsidDel="00CB55E0">
          <w:delText>D</w:delText>
        </w:r>
      </w:del>
      <w:r w:rsidR="004725C6">
        <w:t>emo</w:t>
      </w:r>
      <w:r w:rsidR="008E7F75">
        <w:t xml:space="preserve"> </w:t>
      </w:r>
      <w:r w:rsidR="004725C6">
        <w:t>data includes:</w:t>
      </w:r>
    </w:p>
    <w:p w14:paraId="227385A1" w14:textId="17227319" w:rsidR="004725C6" w:rsidRDefault="004725C6">
      <w:pPr>
        <w:pStyle w:val="ListParagraph"/>
        <w:numPr>
          <w:ilvl w:val="0"/>
          <w:numId w:val="19"/>
        </w:numPr>
        <w:pPrChange w:id="128" w:author="Dunsby, Christopher W" w:date="2023-06-09T09:41:00Z">
          <w:pPr>
            <w:pStyle w:val="ListParagraph"/>
            <w:numPr>
              <w:numId w:val="2"/>
            </w:numPr>
            <w:ind w:hanging="360"/>
          </w:pPr>
        </w:pPrChange>
      </w:pPr>
      <w:r>
        <w:t>Sample data – some cells in 3D</w:t>
      </w:r>
      <w:r w:rsidR="00B77B81">
        <w:t xml:space="preserve">, </w:t>
      </w:r>
      <w:ins w:id="129" w:author="Dunsby, Christopher W" w:date="2023-06-09T09:32:00Z">
        <w:r w:rsidR="00C57F01">
          <w:t xml:space="preserve">which is </w:t>
        </w:r>
      </w:ins>
      <w:ins w:id="130" w:author="Dunsby, Christopher W" w:date="2023-06-09T09:31:00Z">
        <w:r w:rsidR="00C57F01">
          <w:t xml:space="preserve">located in the </w:t>
        </w:r>
      </w:ins>
      <w:r w:rsidR="00B77B81">
        <w:t xml:space="preserve">folder named </w:t>
      </w:r>
      <w:r>
        <w:t>‘data’</w:t>
      </w:r>
      <w:ins w:id="131" w:author="Dunsby, Christopher W" w:date="2023-06-09T09:31:00Z">
        <w:r w:rsidR="00C57F01">
          <w:t>.</w:t>
        </w:r>
      </w:ins>
    </w:p>
    <w:p w14:paraId="6F2A4B56" w14:textId="2F798614" w:rsidR="004725C6" w:rsidRDefault="004725C6">
      <w:pPr>
        <w:pStyle w:val="ListParagraph"/>
        <w:numPr>
          <w:ilvl w:val="0"/>
          <w:numId w:val="19"/>
        </w:numPr>
        <w:pPrChange w:id="132" w:author="Dunsby, Christopher W" w:date="2023-06-09T09:41:00Z">
          <w:pPr>
            <w:pStyle w:val="ListParagraph"/>
            <w:numPr>
              <w:numId w:val="2"/>
            </w:numPr>
            <w:ind w:hanging="360"/>
          </w:pPr>
        </w:pPrChange>
      </w:pPr>
      <w:r>
        <w:t xml:space="preserve">Bead data </w:t>
      </w:r>
      <w:del w:id="133" w:author="Dunsby, Christopher W" w:date="2023-06-09T09:31:00Z">
        <w:r w:rsidDel="00C57F01">
          <w:delText>-</w:delText>
        </w:r>
      </w:del>
      <w:ins w:id="134" w:author="Dunsby, Christopher W" w:date="2023-06-09T09:31:00Z">
        <w:r w:rsidR="00C57F01">
          <w:t>–</w:t>
        </w:r>
      </w:ins>
      <w:r>
        <w:t xml:space="preserve"> volume of </w:t>
      </w:r>
      <w:ins w:id="135" w:author="Dunsby, Christopher W" w:date="2023-06-09T09:31:00Z">
        <w:r w:rsidR="00C57F01">
          <w:t xml:space="preserve">fluorescent </w:t>
        </w:r>
      </w:ins>
      <w:r>
        <w:t xml:space="preserve">beads </w:t>
      </w:r>
      <w:ins w:id="136" w:author="Dunsby, Christopher W" w:date="2023-06-09T09:31:00Z">
        <w:r w:rsidR="00C57F01">
          <w:t xml:space="preserve">imaged </w:t>
        </w:r>
      </w:ins>
      <w:r w:rsidR="00B77B81">
        <w:t>with</w:t>
      </w:r>
      <w:r>
        <w:t xml:space="preserve"> identical scan settings as </w:t>
      </w:r>
      <w:ins w:id="137" w:author="Dunsby, Christopher W" w:date="2023-06-09T09:31:00Z">
        <w:r w:rsidR="00C57F01">
          <w:t xml:space="preserve">the </w:t>
        </w:r>
      </w:ins>
      <w:r>
        <w:t>sample data</w:t>
      </w:r>
      <w:r w:rsidR="00B77B81">
        <w:t xml:space="preserve">, </w:t>
      </w:r>
      <w:ins w:id="138" w:author="Dunsby, Christopher W" w:date="2023-06-09T09:32:00Z">
        <w:r w:rsidR="00C57F01">
          <w:t xml:space="preserve">which is </w:t>
        </w:r>
      </w:ins>
      <w:ins w:id="139" w:author="Dunsby, Christopher W" w:date="2023-06-09T09:31:00Z">
        <w:r w:rsidR="00C57F01">
          <w:t>loc</w:t>
        </w:r>
      </w:ins>
      <w:ins w:id="140" w:author="Dunsby, Christopher W" w:date="2023-06-09T09:32:00Z">
        <w:r w:rsidR="00C57F01">
          <w:t xml:space="preserve">ated in the </w:t>
        </w:r>
      </w:ins>
      <w:r w:rsidR="00B77B81">
        <w:t>folder named</w:t>
      </w:r>
      <w:r>
        <w:t xml:space="preserve"> ‘beads’</w:t>
      </w:r>
      <w:ins w:id="141" w:author="Dunsby, Christopher W" w:date="2023-06-09T09:31:00Z">
        <w:r w:rsidR="00C57F01">
          <w:t>.</w:t>
        </w:r>
      </w:ins>
    </w:p>
    <w:p w14:paraId="2BE0139C" w14:textId="0748E53F" w:rsidR="004725C6" w:rsidRDefault="004725C6" w:rsidP="00E958E5">
      <w:r>
        <w:lastRenderedPageBreak/>
        <w:t>Th</w:t>
      </w:r>
      <w:r w:rsidR="00CB0B3A">
        <w:t xml:space="preserve">e </w:t>
      </w:r>
      <w:r>
        <w:t xml:space="preserve">key processing workflow </w:t>
      </w:r>
      <w:r w:rsidR="00DE1C9E">
        <w:t>steps</w:t>
      </w:r>
      <w:del w:id="142" w:author="Dunsby, Christopher W" w:date="2023-06-09T09:42:00Z">
        <w:r w:rsidR="00DE1C9E" w:rsidDel="00A54B71">
          <w:delText xml:space="preserve"> </w:delText>
        </w:r>
        <w:r w:rsidDel="00A54B71">
          <w:delText>we use with dOPM data</w:delText>
        </w:r>
      </w:del>
      <w:ins w:id="143" w:author="Dunsby, Christopher W" w:date="2023-06-09T09:32:00Z">
        <w:r w:rsidR="002639EB">
          <w:t xml:space="preserve">, which </w:t>
        </w:r>
      </w:ins>
      <w:del w:id="144" w:author="Dunsby, Christopher W" w:date="2023-06-09T09:32:00Z">
        <w:r w:rsidR="00F004BA" w:rsidDel="002639EB">
          <w:delText xml:space="preserve"> </w:delText>
        </w:r>
      </w:del>
      <w:ins w:id="145" w:author="Dunsby, Christopher W" w:date="2023-06-09T09:32:00Z">
        <w:r w:rsidR="007C5FD4">
          <w:t>are described in more detail in the sections below</w:t>
        </w:r>
        <w:r w:rsidR="002639EB">
          <w:t>,</w:t>
        </w:r>
        <w:r w:rsidR="007C5FD4">
          <w:t xml:space="preserve"> </w:t>
        </w:r>
      </w:ins>
      <w:del w:id="146" w:author="Dunsby, Christopher W" w:date="2023-06-09T09:32:00Z">
        <w:r w:rsidR="00F004BA" w:rsidDel="007C5FD4">
          <w:delText>(note these bullet points summarise detailed steps guidance on following page</w:delText>
        </w:r>
        <w:r w:rsidR="008653D0" w:rsidDel="007C5FD4">
          <w:delText>s</w:delText>
        </w:r>
        <w:r w:rsidR="00F004BA" w:rsidDel="007C5FD4">
          <w:delText>)</w:delText>
        </w:r>
      </w:del>
      <w:ins w:id="147" w:author="Dunsby, Christopher W" w:date="2023-06-09T09:32:00Z">
        <w:r w:rsidR="007C5FD4">
          <w:t>are:</w:t>
        </w:r>
      </w:ins>
      <w:del w:id="148" w:author="Dunsby, Christopher W" w:date="2023-06-09T09:32:00Z">
        <w:r w:rsidR="00F004BA" w:rsidDel="007C5FD4">
          <w:delText>.</w:delText>
        </w:r>
      </w:del>
    </w:p>
    <w:p w14:paraId="2C9DD184" w14:textId="6B2E1479" w:rsidR="008D1D7C" w:rsidRDefault="00F004BA">
      <w:pPr>
        <w:pStyle w:val="ListParagraph"/>
        <w:numPr>
          <w:ilvl w:val="0"/>
          <w:numId w:val="20"/>
        </w:numPr>
        <w:rPr>
          <w:ins w:id="149" w:author="Dunsby, Christopher W" w:date="2023-06-09T09:33:00Z"/>
        </w:rPr>
        <w:pPrChange w:id="150" w:author="Dunsby, Christopher W" w:date="2023-06-09T09:41:00Z">
          <w:pPr>
            <w:pStyle w:val="ListParagraph"/>
            <w:numPr>
              <w:numId w:val="4"/>
            </w:numPr>
            <w:ind w:hanging="360"/>
          </w:pPr>
        </w:pPrChange>
      </w:pPr>
      <w:r>
        <w:t>Download</w:t>
      </w:r>
      <w:r w:rsidR="00CB0B3A">
        <w:t xml:space="preserve"> demo bead </w:t>
      </w:r>
      <w:r>
        <w:t xml:space="preserve">and sample </w:t>
      </w:r>
      <w:r w:rsidR="00CB0B3A">
        <w:t>data volumes</w:t>
      </w:r>
      <w:ins w:id="151" w:author="Dunsby, Christopher W" w:date="2023-06-09T09:33:00Z">
        <w:r w:rsidR="008D1D7C">
          <w:t>.</w:t>
        </w:r>
      </w:ins>
    </w:p>
    <w:p w14:paraId="5067086A" w14:textId="6D2056B1" w:rsidR="004725C6" w:rsidRDefault="00CB0B3A">
      <w:pPr>
        <w:pStyle w:val="ListParagraph"/>
        <w:numPr>
          <w:ilvl w:val="0"/>
          <w:numId w:val="20"/>
        </w:numPr>
        <w:pPrChange w:id="152" w:author="Dunsby, Christopher W" w:date="2023-06-09T09:41:00Z">
          <w:pPr>
            <w:pStyle w:val="ListParagraph"/>
            <w:numPr>
              <w:numId w:val="4"/>
            </w:numPr>
            <w:ind w:hanging="360"/>
          </w:pPr>
        </w:pPrChange>
      </w:pPr>
      <w:del w:id="153" w:author="Dunsby, Christopher W" w:date="2023-06-09T09:33:00Z">
        <w:r w:rsidDel="008D1D7C">
          <w:delText xml:space="preserve"> </w:delText>
        </w:r>
        <w:r w:rsidR="00F004BA" w:rsidDel="008D1D7C">
          <w:delText xml:space="preserve">and </w:delText>
        </w:r>
        <w:r w:rsidDel="008D1D7C">
          <w:delText>s</w:delText>
        </w:r>
      </w:del>
      <w:ins w:id="154" w:author="Dunsby, Christopher W" w:date="2023-06-09T09:33:00Z">
        <w:r w:rsidR="008D1D7C">
          <w:t>S</w:t>
        </w:r>
      </w:ins>
      <w:r>
        <w:t>et</w:t>
      </w:r>
      <w:ins w:id="155" w:author="Dunsby, Christopher W" w:date="2023-06-09T09:43:00Z">
        <w:r w:rsidR="00D333D7">
          <w:t xml:space="preserve"> </w:t>
        </w:r>
      </w:ins>
      <w:r>
        <w:t xml:space="preserve">up </w:t>
      </w:r>
      <w:ins w:id="156" w:author="Dunsby, Christopher W" w:date="2023-06-09T09:33:00Z">
        <w:r w:rsidR="002639EB">
          <w:t>a</w:t>
        </w:r>
      </w:ins>
      <w:ins w:id="157" w:author="Dunsby, Christopher W" w:date="2023-06-09T09:34:00Z">
        <w:r w:rsidR="008E7CD2">
          <w:t>n</w:t>
        </w:r>
      </w:ins>
      <w:ins w:id="158" w:author="Dunsby, Christopher W" w:date="2023-06-09T09:33:00Z">
        <w:r w:rsidR="002639EB">
          <w:t xml:space="preserve"> </w:t>
        </w:r>
      </w:ins>
      <w:r>
        <w:t xml:space="preserve">MVR dataset </w:t>
      </w:r>
      <w:del w:id="159" w:author="Dunsby, Christopher W" w:date="2023-06-09T09:33:00Z">
        <w:r w:rsidR="00F004BA" w:rsidDel="008D1D7C">
          <w:delText xml:space="preserve">only </w:delText>
        </w:r>
      </w:del>
      <w:r w:rsidR="00F004BA">
        <w:t xml:space="preserve">for </w:t>
      </w:r>
      <w:ins w:id="160" w:author="Dunsby, Christopher W" w:date="2023-06-09T09:33:00Z">
        <w:r w:rsidR="008D1D7C">
          <w:t xml:space="preserve">the </w:t>
        </w:r>
      </w:ins>
      <w:r w:rsidR="00F004BA">
        <w:t>bead data</w:t>
      </w:r>
      <w:ins w:id="161" w:author="Dunsby, Christopher W" w:date="2023-06-09T09:33:00Z">
        <w:r w:rsidR="008D1D7C">
          <w:t xml:space="preserve"> only.</w:t>
        </w:r>
      </w:ins>
    </w:p>
    <w:p w14:paraId="305ADCA9" w14:textId="4D4C181D" w:rsidR="00F468DB" w:rsidRDefault="00F468DB">
      <w:pPr>
        <w:pStyle w:val="ListParagraph"/>
        <w:numPr>
          <w:ilvl w:val="0"/>
          <w:numId w:val="20"/>
        </w:numPr>
        <w:pPrChange w:id="162" w:author="Dunsby, Christopher W" w:date="2023-06-09T09:41:00Z">
          <w:pPr>
            <w:pStyle w:val="ListParagraph"/>
            <w:numPr>
              <w:numId w:val="4"/>
            </w:numPr>
            <w:ind w:hanging="360"/>
          </w:pPr>
        </w:pPrChange>
      </w:pPr>
      <w:r>
        <w:t>Use theoretical estimates of rotation</w:t>
      </w:r>
      <w:del w:id="163" w:author="Dunsby, Christopher W" w:date="2023-06-09T09:33:00Z">
        <w:r w:rsidDel="008D1D7C">
          <w:delText>s</w:delText>
        </w:r>
      </w:del>
      <w:r>
        <w:t xml:space="preserve"> and skew of raw data </w:t>
      </w:r>
      <w:ins w:id="164" w:author="Dunsby, Christopher W" w:date="2023-06-09T09:42:00Z">
        <w:r w:rsidR="00BA4B29">
          <w:t xml:space="preserve">from the known microscope configuration </w:t>
        </w:r>
      </w:ins>
      <w:r>
        <w:t xml:space="preserve">to </w:t>
      </w:r>
      <w:ins w:id="165" w:author="Dunsby, Christopher W" w:date="2023-06-09T09:33:00Z">
        <w:r w:rsidR="008D1D7C">
          <w:t>perfor</w:t>
        </w:r>
      </w:ins>
      <w:ins w:id="166" w:author="Dunsby, Christopher W" w:date="2023-06-09T09:34:00Z">
        <w:r w:rsidR="008D1D7C">
          <w:t xml:space="preserve">m an initial </w:t>
        </w:r>
      </w:ins>
      <w:r>
        <w:t xml:space="preserve">transform </w:t>
      </w:r>
      <w:ins w:id="167" w:author="Dunsby, Christopher W" w:date="2023-06-09T09:34:00Z">
        <w:r w:rsidR="008D1D7C">
          <w:t xml:space="preserve">of </w:t>
        </w:r>
      </w:ins>
      <w:r>
        <w:t xml:space="preserve">the raw bead data into </w:t>
      </w:r>
      <w:del w:id="168" w:author="Dunsby, Christopher W" w:date="2023-06-09T09:34:00Z">
        <w:r w:rsidDel="008D1D7C">
          <w:delText xml:space="preserve">lab </w:delText>
        </w:r>
      </w:del>
      <w:ins w:id="169" w:author="Dunsby, Christopher W" w:date="2023-06-09T09:34:00Z">
        <w:r w:rsidR="008D1D7C">
          <w:t xml:space="preserve">microscope </w:t>
        </w:r>
      </w:ins>
      <w:r>
        <w:t>space coordinates</w:t>
      </w:r>
      <w:ins w:id="170" w:author="Dunsby, Christopher W" w:date="2023-06-09T09:33:00Z">
        <w:r w:rsidR="008D1D7C">
          <w:t>.</w:t>
        </w:r>
      </w:ins>
    </w:p>
    <w:p w14:paraId="306831C3" w14:textId="0E03B8CE" w:rsidR="004725C6" w:rsidRDefault="004725C6">
      <w:pPr>
        <w:pStyle w:val="ListParagraph"/>
        <w:numPr>
          <w:ilvl w:val="0"/>
          <w:numId w:val="20"/>
        </w:numPr>
        <w:pPrChange w:id="171" w:author="Dunsby, Christopher W" w:date="2023-06-09T09:41:00Z">
          <w:pPr>
            <w:pStyle w:val="ListParagraph"/>
            <w:numPr>
              <w:numId w:val="4"/>
            </w:numPr>
            <w:ind w:hanging="360"/>
          </w:pPr>
        </w:pPrChange>
      </w:pPr>
      <w:r>
        <w:t xml:space="preserve">Use </w:t>
      </w:r>
      <w:ins w:id="172" w:author="Dunsby, Christopher W" w:date="2023-06-09T09:34:00Z">
        <w:r w:rsidR="008D1D7C">
          <w:t xml:space="preserve">the </w:t>
        </w:r>
      </w:ins>
      <w:r w:rsidR="00F004BA">
        <w:t xml:space="preserve">ImageJ </w:t>
      </w:r>
      <w:r>
        <w:t xml:space="preserve">MVR plugin to </w:t>
      </w:r>
      <w:del w:id="173" w:author="Dunsby, Christopher W" w:date="2023-06-09T09:34:00Z">
        <w:r w:rsidDel="00022301">
          <w:delText xml:space="preserve">get </w:delText>
        </w:r>
      </w:del>
      <w:ins w:id="174" w:author="Dunsby, Christopher W" w:date="2023-06-09T09:34:00Z">
        <w:r w:rsidR="00022301">
          <w:t xml:space="preserve">obtain </w:t>
        </w:r>
      </w:ins>
      <w:ins w:id="175" w:author="Dunsby, Christopher W" w:date="2023-06-09T09:35:00Z">
        <w:r w:rsidR="00022301">
          <w:t>better estimates of the</w:t>
        </w:r>
      </w:ins>
      <w:ins w:id="176" w:author="Dunsby, Christopher W" w:date="2023-06-09T09:34:00Z">
        <w:r w:rsidR="00022301">
          <w:t xml:space="preserve"> </w:t>
        </w:r>
      </w:ins>
      <w:del w:id="177" w:author="Dunsby, Christopher W" w:date="2023-06-09T09:37:00Z">
        <w:r w:rsidDel="00F10B99">
          <w:delText>coregistratio</w:delText>
        </w:r>
      </w:del>
      <w:ins w:id="178" w:author="Dunsby, Christopher W" w:date="2023-06-09T09:37:00Z">
        <w:r w:rsidR="00F10B99">
          <w:t>co</w:t>
        </w:r>
      </w:ins>
      <w:ins w:id="179" w:author="Dunsby, Christopher W" w:date="2023-06-09T09:40:00Z">
        <w:r w:rsidR="00390C73">
          <w:t>-</w:t>
        </w:r>
      </w:ins>
      <w:del w:id="180" w:author="Dunsby, Christopher W" w:date="2023-06-09T09:37:00Z">
        <w:r w:rsidDel="00F10B99">
          <w:delText>n</w:delText>
        </w:r>
      </w:del>
      <w:ins w:id="181" w:author="Dunsby, Christopher W" w:date="2023-06-09T09:37:00Z">
        <w:r w:rsidR="00F10B99">
          <w:t>registration</w:t>
        </w:r>
      </w:ins>
      <w:r>
        <w:t xml:space="preserve"> information </w:t>
      </w:r>
      <w:ins w:id="182" w:author="Dunsby, Christopher W" w:date="2023-06-09T09:43:00Z">
        <w:r w:rsidR="00BA4B29">
          <w:t xml:space="preserve">starting </w:t>
        </w:r>
      </w:ins>
      <w:r>
        <w:t>from</w:t>
      </w:r>
      <w:r w:rsidR="00F468DB">
        <w:t xml:space="preserve"> the </w:t>
      </w:r>
      <w:del w:id="183" w:author="Dunsby, Christopher W" w:date="2023-06-09T09:35:00Z">
        <w:r w:rsidR="00F468DB" w:rsidDel="00825BB5">
          <w:delText>de-skewed and rotated</w:delText>
        </w:r>
        <w:r w:rsidDel="00825BB5">
          <w:delText xml:space="preserve"> bead</w:delText>
        </w:r>
      </w:del>
      <w:ins w:id="184" w:author="Dunsby, Christopher W" w:date="2023-06-09T09:35:00Z">
        <w:r w:rsidR="00825BB5">
          <w:t>initial transform of the bead</w:t>
        </w:r>
      </w:ins>
      <w:r w:rsidR="00F468DB">
        <w:t xml:space="preserve"> data </w:t>
      </w:r>
      <w:ins w:id="185" w:author="Dunsby, Christopher W" w:date="2023-06-09T09:43:00Z">
        <w:r w:rsidR="00BA4B29">
          <w:t xml:space="preserve">obtained </w:t>
        </w:r>
      </w:ins>
      <w:ins w:id="186" w:author="Dunsby, Christopher W" w:date="2023-06-09T09:39:00Z">
        <w:r w:rsidR="00F578D0">
          <w:t>from</w:t>
        </w:r>
      </w:ins>
      <w:ins w:id="187" w:author="Dunsby, Christopher W" w:date="2023-06-09T09:36:00Z">
        <w:r w:rsidR="00825BB5">
          <w:t xml:space="preserve"> </w:t>
        </w:r>
      </w:ins>
      <w:ins w:id="188" w:author="Dunsby, Christopher W" w:date="2023-06-09T09:43:00Z">
        <w:r w:rsidR="00BA4B29">
          <w:t xml:space="preserve">the </w:t>
        </w:r>
      </w:ins>
      <w:ins w:id="189" w:author="Dunsby, Christopher W" w:date="2023-06-09T09:36:00Z">
        <w:r w:rsidR="00825BB5">
          <w:t>previous step</w:t>
        </w:r>
      </w:ins>
      <w:ins w:id="190" w:author="Dunsby, Christopher W" w:date="2023-06-09T09:43:00Z">
        <w:r w:rsidR="00D333D7">
          <w:t>.</w:t>
        </w:r>
      </w:ins>
      <w:del w:id="191" w:author="Dunsby, Christopher W" w:date="2023-06-09T09:36:00Z">
        <w:r w:rsidR="00F468DB" w:rsidDel="00825BB5">
          <w:delText xml:space="preserve">so can </w:delText>
        </w:r>
      </w:del>
      <w:del w:id="192" w:author="Dunsby, Christopher W" w:date="2023-06-09T09:43:00Z">
        <w:r w:rsidR="00F468DB" w:rsidDel="00D333D7">
          <w:delText xml:space="preserve">align </w:delText>
        </w:r>
      </w:del>
      <w:del w:id="193" w:author="Dunsby, Christopher W" w:date="2023-06-09T09:36:00Z">
        <w:r w:rsidR="00F468DB" w:rsidDel="00984A31">
          <w:delText xml:space="preserve">dOPM </w:delText>
        </w:r>
      </w:del>
      <w:del w:id="194" w:author="Dunsby, Christopher W" w:date="2023-06-09T09:43:00Z">
        <w:r w:rsidR="00F468DB" w:rsidDel="00D333D7">
          <w:delText>view 1</w:delText>
        </w:r>
        <w:r w:rsidR="00F004BA" w:rsidDel="00D333D7">
          <w:delText xml:space="preserve"> volume </w:delText>
        </w:r>
        <w:r w:rsidR="00F468DB" w:rsidDel="00D333D7">
          <w:delText>with view 2</w:delText>
        </w:r>
      </w:del>
      <w:del w:id="195" w:author="Dunsby, Christopher W" w:date="2023-06-09T09:36:00Z">
        <w:r w:rsidR="00F468DB" w:rsidDel="00984A31">
          <w:delText xml:space="preserve"> bead volume</w:delText>
        </w:r>
      </w:del>
    </w:p>
    <w:p w14:paraId="38587C4A" w14:textId="6C39424C" w:rsidR="00CB0B3A" w:rsidRDefault="00F468DB">
      <w:pPr>
        <w:pStyle w:val="ListParagraph"/>
        <w:numPr>
          <w:ilvl w:val="0"/>
          <w:numId w:val="20"/>
        </w:numPr>
        <w:pPrChange w:id="196" w:author="Dunsby, Christopher W" w:date="2023-06-09T09:41:00Z">
          <w:pPr>
            <w:pStyle w:val="ListParagraph"/>
            <w:numPr>
              <w:numId w:val="4"/>
            </w:numPr>
            <w:ind w:hanging="360"/>
          </w:pPr>
        </w:pPrChange>
      </w:pPr>
      <w:r>
        <w:t>Vis</w:t>
      </w:r>
      <w:r w:rsidR="00CB0B3A">
        <w:t xml:space="preserve">ually inspect </w:t>
      </w:r>
      <w:ins w:id="197" w:author="Dunsby, Christopher W" w:date="2023-06-09T09:39:00Z">
        <w:r w:rsidR="00F578D0">
          <w:t xml:space="preserve">the </w:t>
        </w:r>
      </w:ins>
      <w:r w:rsidR="00CB0B3A">
        <w:t>co</w:t>
      </w:r>
      <w:ins w:id="198" w:author="Dunsby, Christopher W" w:date="2023-06-09T09:37:00Z">
        <w:r w:rsidR="002A75FE">
          <w:t>-</w:t>
        </w:r>
      </w:ins>
      <w:r w:rsidR="00CB0B3A">
        <w:t>registration quality of the bead data dOPM view 1&amp;2 to check OK</w:t>
      </w:r>
      <w:ins w:id="199" w:author="Dunsby, Christopher W" w:date="2023-06-09T09:39:00Z">
        <w:r w:rsidR="00F578D0">
          <w:t>.</w:t>
        </w:r>
      </w:ins>
    </w:p>
    <w:p w14:paraId="1C495969" w14:textId="5C249A6E" w:rsidR="00CB0B3A" w:rsidRPr="00CB0B3A" w:rsidRDefault="00CB0B3A">
      <w:pPr>
        <w:pStyle w:val="ListParagraph"/>
        <w:numPr>
          <w:ilvl w:val="0"/>
          <w:numId w:val="20"/>
        </w:numPr>
        <w:pPrChange w:id="200" w:author="Dunsby, Christopher W" w:date="2023-06-09T09:41:00Z">
          <w:pPr>
            <w:pStyle w:val="ListParagraph"/>
            <w:numPr>
              <w:numId w:val="4"/>
            </w:numPr>
            <w:ind w:hanging="360"/>
          </w:pPr>
        </w:pPrChange>
      </w:pPr>
      <w:del w:id="201" w:author="Dunsby, Christopher W" w:date="2023-06-09T09:40:00Z">
        <w:r w:rsidDel="00390C73">
          <w:delText>Now s</w:delText>
        </w:r>
      </w:del>
      <w:ins w:id="202" w:author="Dunsby, Christopher W" w:date="2023-06-09T09:40:00Z">
        <w:r w:rsidR="00390C73">
          <w:t>S</w:t>
        </w:r>
      </w:ins>
      <w:r>
        <w:t>et</w:t>
      </w:r>
      <w:ins w:id="203" w:author="Dunsby, Christopher W" w:date="2023-06-09T09:43:00Z">
        <w:r w:rsidR="00D333D7">
          <w:t xml:space="preserve"> </w:t>
        </w:r>
      </w:ins>
      <w:r>
        <w:t xml:space="preserve">up </w:t>
      </w:r>
      <w:ins w:id="204" w:author="Dunsby, Christopher W" w:date="2023-06-09T09:39:00Z">
        <w:r w:rsidR="00390C73">
          <w:t xml:space="preserve">an </w:t>
        </w:r>
      </w:ins>
      <w:r>
        <w:t>MVR dataset</w:t>
      </w:r>
      <w:r w:rsidR="00F004BA">
        <w:t xml:space="preserve"> for </w:t>
      </w:r>
      <w:ins w:id="205" w:author="Dunsby, Christopher W" w:date="2023-06-09T09:39:00Z">
        <w:r w:rsidR="00390C73">
          <w:t xml:space="preserve">the </w:t>
        </w:r>
      </w:ins>
      <w:r w:rsidR="00F004BA">
        <w:t>sample data</w:t>
      </w:r>
      <w:ins w:id="206" w:author="Dunsby, Christopher W" w:date="2023-06-09T09:40:00Z">
        <w:r w:rsidR="00390C73">
          <w:t>.</w:t>
        </w:r>
      </w:ins>
    </w:p>
    <w:p w14:paraId="06FE1A0A" w14:textId="3D41DF8A" w:rsidR="00CB0B3A" w:rsidRDefault="00390C73">
      <w:pPr>
        <w:pStyle w:val="ListParagraph"/>
        <w:numPr>
          <w:ilvl w:val="0"/>
          <w:numId w:val="20"/>
        </w:numPr>
        <w:pPrChange w:id="207" w:author="Dunsby, Christopher W" w:date="2023-06-09T09:41:00Z">
          <w:pPr>
            <w:pStyle w:val="ListParagraph"/>
            <w:numPr>
              <w:numId w:val="4"/>
            </w:numPr>
            <w:ind w:hanging="360"/>
          </w:pPr>
        </w:pPrChange>
      </w:pPr>
      <w:ins w:id="208" w:author="Dunsby, Christopher W" w:date="2023-06-09T09:40:00Z">
        <w:r>
          <w:t>C</w:t>
        </w:r>
      </w:ins>
      <w:del w:id="209" w:author="Dunsby, Christopher W" w:date="2023-06-09T09:40:00Z">
        <w:r w:rsidR="003C233D" w:rsidRPr="003C233D" w:rsidDel="00390C73">
          <w:delText>c</w:delText>
        </w:r>
      </w:del>
      <w:r w:rsidR="003C233D" w:rsidRPr="003C233D">
        <w:t xml:space="preserve">opy </w:t>
      </w:r>
      <w:ins w:id="210" w:author="Dunsby, Christopher W" w:date="2023-06-09T09:40:00Z">
        <w:r>
          <w:t xml:space="preserve">the </w:t>
        </w:r>
      </w:ins>
      <w:r w:rsidR="003C233D" w:rsidRPr="003C233D">
        <w:t xml:space="preserve">transformations </w:t>
      </w:r>
      <w:ins w:id="211" w:author="Dunsby, Christopher W" w:date="2023-06-09T09:40:00Z">
        <w:r>
          <w:t>obtained for the</w:t>
        </w:r>
      </w:ins>
      <w:del w:id="212" w:author="Dunsby, Christopher W" w:date="2023-06-09T09:40:00Z">
        <w:r w:rsidR="003C233D" w:rsidRPr="003C233D" w:rsidDel="00390C73">
          <w:delText>in</w:delText>
        </w:r>
      </w:del>
      <w:r w:rsidR="003C233D" w:rsidRPr="003C233D">
        <w:t xml:space="preserve"> MVR bead dataset to </w:t>
      </w:r>
      <w:ins w:id="213" w:author="Dunsby, Christopher W" w:date="2023-06-09T09:40:00Z">
        <w:r>
          <w:t xml:space="preserve">the </w:t>
        </w:r>
      </w:ins>
      <w:r w:rsidR="003C233D" w:rsidRPr="003C233D">
        <w:t>sample dataset</w:t>
      </w:r>
      <w:ins w:id="214" w:author="Dunsby, Christopher W" w:date="2023-06-09T09:40:00Z">
        <w:r>
          <w:t>.</w:t>
        </w:r>
      </w:ins>
      <w:r w:rsidR="003C233D" w:rsidRPr="003C233D">
        <w:t xml:space="preserve"> </w:t>
      </w:r>
      <w:r w:rsidR="00CB0B3A">
        <w:t xml:space="preserve">Visually inspect </w:t>
      </w:r>
      <w:ins w:id="215" w:author="Dunsby, Christopher W" w:date="2023-06-09T09:40:00Z">
        <w:r w:rsidR="00E958E5">
          <w:t xml:space="preserve">the </w:t>
        </w:r>
      </w:ins>
      <w:r w:rsidR="00CB0B3A">
        <w:t>co</w:t>
      </w:r>
      <w:ins w:id="216" w:author="Dunsby, Christopher W" w:date="2023-06-09T09:40:00Z">
        <w:r>
          <w:t>-</w:t>
        </w:r>
      </w:ins>
      <w:r w:rsidR="00CB0B3A">
        <w:t>registration quality of the sample data dOPM view 1&amp;2 to check OK</w:t>
      </w:r>
      <w:ins w:id="217" w:author="Dunsby, Christopher W" w:date="2023-06-09T09:43:00Z">
        <w:r w:rsidR="00A471DF">
          <w:t>.</w:t>
        </w:r>
      </w:ins>
    </w:p>
    <w:p w14:paraId="41C28318" w14:textId="0B9201AC" w:rsidR="003C233D" w:rsidRDefault="00A471DF">
      <w:pPr>
        <w:pStyle w:val="ListParagraph"/>
        <w:numPr>
          <w:ilvl w:val="0"/>
          <w:numId w:val="20"/>
        </w:numPr>
        <w:pPrChange w:id="218" w:author="Dunsby, Christopher W" w:date="2023-06-09T09:41:00Z">
          <w:pPr>
            <w:pStyle w:val="ListParagraph"/>
            <w:numPr>
              <w:numId w:val="4"/>
            </w:numPr>
            <w:ind w:hanging="360"/>
          </w:pPr>
        </w:pPrChange>
      </w:pPr>
      <w:ins w:id="219" w:author="Dunsby, Christopher W" w:date="2023-06-09T09:43:00Z">
        <w:r>
          <w:t>R</w:t>
        </w:r>
      </w:ins>
      <w:del w:id="220" w:author="Dunsby, Christopher W" w:date="2023-06-09T09:43:00Z">
        <w:r w:rsidR="003C233D" w:rsidRPr="003C233D" w:rsidDel="00A471DF">
          <w:delText>r</w:delText>
        </w:r>
      </w:del>
      <w:r w:rsidR="003C233D" w:rsidRPr="003C233D">
        <w:t xml:space="preserve">esave the MVR sample dataset </w:t>
      </w:r>
      <w:del w:id="221" w:author="Dunsby, Christopher W" w:date="2023-06-09T09:44:00Z">
        <w:r w:rsidR="003C233D" w:rsidRPr="003C233D" w:rsidDel="00A471DF">
          <w:delText xml:space="preserve">as </w:delText>
        </w:r>
      </w:del>
      <w:ins w:id="222" w:author="Dunsby, Christopher W" w:date="2023-06-09T09:44:00Z">
        <w:r>
          <w:t xml:space="preserve">into the </w:t>
        </w:r>
      </w:ins>
      <w:r w:rsidR="003C233D" w:rsidRPr="003C233D">
        <w:t xml:space="preserve">‘.hdf5’ format for fast viewing with </w:t>
      </w:r>
      <w:ins w:id="223" w:author="Dunsby, Christopher W" w:date="2023-06-09T09:44:00Z">
        <w:r>
          <w:t xml:space="preserve">the </w:t>
        </w:r>
      </w:ins>
      <w:r w:rsidR="003C233D" w:rsidRPr="003C233D">
        <w:t>‘Bigdataviewer’</w:t>
      </w:r>
      <w:r w:rsidR="003C233D">
        <w:t xml:space="preserve"> </w:t>
      </w:r>
      <w:ins w:id="224" w:author="Dunsby, Christopher W" w:date="2023-06-09T09:44:00Z">
        <w:r w:rsidR="00E05774">
          <w:t xml:space="preserve">and </w:t>
        </w:r>
      </w:ins>
      <w:r w:rsidR="003C233D">
        <w:t xml:space="preserve">to check </w:t>
      </w:r>
      <w:ins w:id="225" w:author="Dunsby, Christopher W" w:date="2023-06-09T09:44:00Z">
        <w:r w:rsidR="00E05774">
          <w:t xml:space="preserve">the </w:t>
        </w:r>
      </w:ins>
      <w:r w:rsidR="003C233D">
        <w:t xml:space="preserve">quality of </w:t>
      </w:r>
      <w:ins w:id="226" w:author="Dunsby, Christopher W" w:date="2023-06-09T09:44:00Z">
        <w:r w:rsidR="00E05774">
          <w:t xml:space="preserve">the </w:t>
        </w:r>
      </w:ins>
      <w:r w:rsidR="003C233D">
        <w:t>co</w:t>
      </w:r>
      <w:ins w:id="227" w:author="Dunsby, Christopher W" w:date="2023-06-09T09:44:00Z">
        <w:r w:rsidR="00E05774">
          <w:t>-</w:t>
        </w:r>
      </w:ins>
      <w:r w:rsidR="003C233D">
        <w:t>registration between dOPM view</w:t>
      </w:r>
      <w:ins w:id="228" w:author="Dunsby, Christopher W" w:date="2023-06-09T09:44:00Z">
        <w:r w:rsidR="00E05774">
          <w:t>s</w:t>
        </w:r>
      </w:ins>
      <w:r w:rsidR="003C233D">
        <w:t xml:space="preserve"> 1&amp;2</w:t>
      </w:r>
      <w:ins w:id="229" w:author="Dunsby, Christopher W" w:date="2023-06-09T09:44:00Z">
        <w:r w:rsidR="00E05774">
          <w:t>.</w:t>
        </w:r>
      </w:ins>
    </w:p>
    <w:p w14:paraId="0ED8CF84" w14:textId="5680839D" w:rsidR="003C233D" w:rsidRDefault="003C233D">
      <w:pPr>
        <w:pStyle w:val="ListParagraph"/>
        <w:numPr>
          <w:ilvl w:val="0"/>
          <w:numId w:val="20"/>
        </w:numPr>
        <w:pPrChange w:id="230" w:author="Dunsby, Christopher W" w:date="2023-06-09T09:41:00Z">
          <w:pPr>
            <w:pStyle w:val="ListParagraph"/>
            <w:numPr>
              <w:numId w:val="4"/>
            </w:numPr>
            <w:ind w:hanging="360"/>
          </w:pPr>
        </w:pPrChange>
      </w:pPr>
      <w:r w:rsidRPr="003C233D">
        <w:t>Visually inspect coregistration quality of sample data</w:t>
      </w:r>
      <w:ins w:id="231" w:author="Dunsby, Christopher W" w:date="2023-06-09T09:44:00Z">
        <w:r w:rsidR="00E05774">
          <w:t xml:space="preserve"> using the Bigdataviewer.</w:t>
        </w:r>
      </w:ins>
    </w:p>
    <w:p w14:paraId="5366FB0D" w14:textId="658DBC07" w:rsidR="003C233D" w:rsidRDefault="00CA628A">
      <w:pPr>
        <w:pStyle w:val="ListParagraph"/>
        <w:numPr>
          <w:ilvl w:val="0"/>
          <w:numId w:val="20"/>
        </w:numPr>
        <w:pPrChange w:id="232" w:author="Dunsby, Christopher W" w:date="2023-06-09T09:41:00Z">
          <w:pPr>
            <w:pStyle w:val="ListParagraph"/>
            <w:numPr>
              <w:numId w:val="4"/>
            </w:numPr>
            <w:ind w:hanging="360"/>
          </w:pPr>
        </w:pPrChange>
      </w:pPr>
      <w:ins w:id="233" w:author="Dunsby, Christopher W" w:date="2023-06-09T09:44:00Z">
        <w:r>
          <w:t>If requi</w:t>
        </w:r>
      </w:ins>
      <w:ins w:id="234" w:author="Dunsby, Christopher W" w:date="2023-06-09T09:45:00Z">
        <w:r>
          <w:t xml:space="preserve">red, </w:t>
        </w:r>
      </w:ins>
      <w:del w:id="235" w:author="Dunsby, Christopher W" w:date="2023-06-09T09:45:00Z">
        <w:r w:rsidR="003C233D" w:rsidDel="00CA628A">
          <w:delText>D</w:delText>
        </w:r>
      </w:del>
      <w:ins w:id="236" w:author="Dunsby, Christopher W" w:date="2023-06-09T09:45:00Z">
        <w:r>
          <w:t>d</w:t>
        </w:r>
      </w:ins>
      <w:r w:rsidR="003C233D">
        <w:t>efine a bounding box to crop out a sub-volume</w:t>
      </w:r>
      <w:ins w:id="237" w:author="Dunsby, Christopher W" w:date="2023-06-09T09:45:00Z">
        <w:r>
          <w:t xml:space="preserve"> containing a region of interest</w:t>
        </w:r>
      </w:ins>
      <w:ins w:id="238" w:author="Dunsby, Christopher W" w:date="2023-06-09T09:44:00Z">
        <w:r>
          <w:t>.</w:t>
        </w:r>
      </w:ins>
    </w:p>
    <w:p w14:paraId="320D9EE2" w14:textId="7298EDFB" w:rsidR="00CB0B3A" w:rsidRDefault="00CB0B3A">
      <w:pPr>
        <w:pStyle w:val="ListParagraph"/>
        <w:numPr>
          <w:ilvl w:val="0"/>
          <w:numId w:val="20"/>
        </w:numPr>
        <w:pPrChange w:id="239" w:author="Dunsby, Christopher W" w:date="2023-06-09T09:41:00Z">
          <w:pPr>
            <w:pStyle w:val="ListParagraph"/>
            <w:numPr>
              <w:numId w:val="4"/>
            </w:numPr>
            <w:ind w:hanging="360"/>
          </w:pPr>
        </w:pPrChange>
      </w:pPr>
      <w:r>
        <w:t>Extract processed single view</w:t>
      </w:r>
      <w:r w:rsidR="00F004BA">
        <w:t xml:space="preserve"> or</w:t>
      </w:r>
      <w:r>
        <w:t xml:space="preserve"> fused datasets –</w:t>
      </w:r>
      <w:r w:rsidR="00F004BA">
        <w:t xml:space="preserve"> </w:t>
      </w:r>
      <w:r>
        <w:t>resliced, de-skewed and dOPM view1&amp;2 co-registered data</w:t>
      </w:r>
      <w:ins w:id="240" w:author="Dunsby, Christopher W" w:date="2023-06-09T09:45:00Z">
        <w:r w:rsidR="00DA76CD">
          <w:t>.</w:t>
        </w:r>
      </w:ins>
    </w:p>
    <w:p w14:paraId="3833CCE9" w14:textId="39898485" w:rsidR="00CB0B3A" w:rsidRDefault="00CB0B3A">
      <w:pPr>
        <w:pStyle w:val="ListParagraph"/>
        <w:numPr>
          <w:ilvl w:val="0"/>
          <w:numId w:val="20"/>
        </w:numPr>
        <w:pPrChange w:id="241" w:author="Dunsby, Christopher W" w:date="2023-06-09T09:41:00Z">
          <w:pPr>
            <w:pStyle w:val="ListParagraph"/>
            <w:numPr>
              <w:numId w:val="4"/>
            </w:numPr>
            <w:ind w:hanging="360"/>
          </w:pPr>
        </w:pPrChange>
      </w:pPr>
      <w:r>
        <w:t xml:space="preserve">At this point the user has 3D datasets transformed </w:t>
      </w:r>
      <w:r w:rsidR="006D50F6">
        <w:t xml:space="preserve">into </w:t>
      </w:r>
      <w:ins w:id="242" w:author="Dunsby, Christopher W" w:date="2023-06-09T09:45:00Z">
        <w:r w:rsidR="00DA76CD">
          <w:t xml:space="preserve">the </w:t>
        </w:r>
      </w:ins>
      <w:del w:id="243" w:author="Dunsby, Christopher W" w:date="2023-06-09T09:45:00Z">
        <w:r w:rsidR="006D50F6" w:rsidDel="00DA76CD">
          <w:delText>lab/</w:delText>
        </w:r>
      </w:del>
      <w:r>
        <w:t>microscope</w:t>
      </w:r>
      <w:r w:rsidR="006D50F6">
        <w:t xml:space="preserve"> Cartesian</w:t>
      </w:r>
      <w:r>
        <w:t xml:space="preserve"> coordinate</w:t>
      </w:r>
      <w:r w:rsidR="008A3301">
        <w:t>s</w:t>
      </w:r>
      <w:ins w:id="244" w:author="Dunsby, Christopher W" w:date="2023-06-09T09:46:00Z">
        <w:r w:rsidR="009D1E01">
          <w:t xml:space="preserve">, and these images can be used for data visualisation or fed into </w:t>
        </w:r>
      </w:ins>
      <w:del w:id="245" w:author="Dunsby, Christopher W" w:date="2023-06-09T09:46:00Z">
        <w:r w:rsidR="008A3301" w:rsidDel="009D1E01">
          <w:delText xml:space="preserve"> so can carry out routine</w:delText>
        </w:r>
      </w:del>
      <w:ins w:id="246" w:author="Dunsby, Christopher W" w:date="2023-06-09T09:46:00Z">
        <w:r w:rsidR="009D1E01">
          <w:t>a</w:t>
        </w:r>
      </w:ins>
      <w:r w:rsidR="008A3301">
        <w:t xml:space="preserve"> 3D image analysis </w:t>
      </w:r>
      <w:del w:id="247" w:author="Dunsby, Christopher W" w:date="2023-06-09T09:46:00Z">
        <w:r w:rsidR="008A3301" w:rsidDel="009D1E01">
          <w:delText>from here on in</w:delText>
        </w:r>
      </w:del>
      <w:ins w:id="248" w:author="Dunsby, Christopher W" w:date="2023-06-09T09:46:00Z">
        <w:r w:rsidR="004C3233">
          <w:t>software package or script</w:t>
        </w:r>
      </w:ins>
      <w:r w:rsidR="008A3301">
        <w:t>.</w:t>
      </w:r>
    </w:p>
    <w:p w14:paraId="4C8F16F7" w14:textId="5FAD64DB" w:rsidR="00B77B81" w:rsidDel="0015619C" w:rsidRDefault="00B77B81">
      <w:pPr>
        <w:rPr>
          <w:del w:id="249" w:author="Dunsby, Christopher W" w:date="2023-06-09T09:47:00Z"/>
        </w:rPr>
        <w:pPrChange w:id="250" w:author="Dunsby, Christopher W" w:date="2023-06-09T09:41:00Z">
          <w:pPr>
            <w:pStyle w:val="ListParagraph"/>
          </w:pPr>
        </w:pPrChange>
      </w:pPr>
    </w:p>
    <w:p w14:paraId="265C4133" w14:textId="30E514D3" w:rsidR="00B64FD9" w:rsidRPr="009D4CAE" w:rsidRDefault="00B64FD9">
      <w:pPr>
        <w:pStyle w:val="Heading1"/>
        <w:rPr>
          <w:rFonts w:cstheme="majorHAnsi"/>
        </w:rPr>
        <w:pPrChange w:id="251" w:author="Dunsby, Christopher W" w:date="2023-06-09T09:47:00Z">
          <w:pPr/>
        </w:pPrChange>
      </w:pPr>
      <w:r w:rsidRPr="00B64FD9">
        <w:t>Prerequisites</w:t>
      </w:r>
    </w:p>
    <w:p w14:paraId="241D1566" w14:textId="7068BECB" w:rsidR="00B64FD9" w:rsidRPr="009D4CAE" w:rsidRDefault="008A3301" w:rsidP="00B64FD9">
      <w:pPr>
        <w:rPr>
          <w:rFonts w:asciiTheme="majorHAnsi" w:hAnsiTheme="majorHAnsi" w:cstheme="majorHAnsi"/>
        </w:rPr>
      </w:pPr>
      <w:r w:rsidRPr="009D4CAE">
        <w:rPr>
          <w:rFonts w:asciiTheme="majorHAnsi" w:hAnsiTheme="majorHAnsi" w:cstheme="majorHAnsi"/>
        </w:rPr>
        <w:t xml:space="preserve">For </w:t>
      </w:r>
      <w:del w:id="252" w:author="Dunsby, Christopher W" w:date="2023-06-09T09:47:00Z">
        <w:r w:rsidRPr="009D4CAE" w:rsidDel="004C3233">
          <w:rPr>
            <w:rFonts w:asciiTheme="majorHAnsi" w:hAnsiTheme="majorHAnsi" w:cstheme="majorHAnsi"/>
          </w:rPr>
          <w:delText>deeper understanding</w:delText>
        </w:r>
      </w:del>
      <w:ins w:id="253" w:author="Dunsby, Christopher W" w:date="2023-06-09T09:47:00Z">
        <w:r w:rsidR="004C3233">
          <w:rPr>
            <w:rFonts w:asciiTheme="majorHAnsi" w:hAnsiTheme="majorHAnsi" w:cstheme="majorHAnsi"/>
          </w:rPr>
          <w:t>more information on</w:t>
        </w:r>
      </w:ins>
      <w:del w:id="254" w:author="Dunsby, Christopher W" w:date="2023-06-09T09:47:00Z">
        <w:r w:rsidRPr="009D4CAE" w:rsidDel="004C3233">
          <w:rPr>
            <w:rFonts w:asciiTheme="majorHAnsi" w:hAnsiTheme="majorHAnsi" w:cstheme="majorHAnsi"/>
          </w:rPr>
          <w:delText xml:space="preserve"> of</w:delText>
        </w:r>
      </w:del>
      <w:r w:rsidRPr="009D4CAE">
        <w:rPr>
          <w:rFonts w:asciiTheme="majorHAnsi" w:hAnsiTheme="majorHAnsi" w:cstheme="majorHAnsi"/>
        </w:rPr>
        <w:t xml:space="preserve"> the MVR plugin</w:t>
      </w:r>
      <w:ins w:id="255" w:author="Dunsby, Christopher W" w:date="2023-06-09T09:47:00Z">
        <w:r w:rsidR="004C3233">
          <w:rPr>
            <w:rFonts w:asciiTheme="majorHAnsi" w:hAnsiTheme="majorHAnsi" w:cstheme="majorHAnsi"/>
          </w:rPr>
          <w:t>,</w:t>
        </w:r>
      </w:ins>
      <w:r w:rsidRPr="009D4CAE">
        <w:rPr>
          <w:rFonts w:asciiTheme="majorHAnsi" w:hAnsiTheme="majorHAnsi" w:cstheme="majorHAnsi"/>
        </w:rPr>
        <w:t xml:space="preserve"> </w:t>
      </w:r>
      <w:del w:id="256" w:author="Dunsby, Christopher W" w:date="2023-06-09T09:47:00Z">
        <w:r w:rsidRPr="009D4CAE" w:rsidDel="004C3233">
          <w:rPr>
            <w:rFonts w:asciiTheme="majorHAnsi" w:hAnsiTheme="majorHAnsi" w:cstheme="majorHAnsi"/>
          </w:rPr>
          <w:delText>re</w:delText>
        </w:r>
        <w:r w:rsidR="00B64FD9" w:rsidRPr="009D4CAE" w:rsidDel="004C3233">
          <w:rPr>
            <w:rFonts w:asciiTheme="majorHAnsi" w:hAnsiTheme="majorHAnsi" w:cstheme="majorHAnsi"/>
          </w:rPr>
          <w:delText xml:space="preserve">ad </w:delText>
        </w:r>
      </w:del>
      <w:ins w:id="257" w:author="Dunsby, Christopher W" w:date="2023-06-09T09:47:00Z">
        <w:r w:rsidR="004C3233">
          <w:rPr>
            <w:rFonts w:asciiTheme="majorHAnsi" w:hAnsiTheme="majorHAnsi" w:cstheme="majorHAnsi"/>
          </w:rPr>
          <w:t>see</w:t>
        </w:r>
        <w:r w:rsidR="004C3233" w:rsidRPr="009D4CAE">
          <w:rPr>
            <w:rFonts w:asciiTheme="majorHAnsi" w:hAnsiTheme="majorHAnsi" w:cstheme="majorHAnsi"/>
          </w:rPr>
          <w:t xml:space="preserve"> </w:t>
        </w:r>
      </w:ins>
      <w:r w:rsidR="00B64FD9" w:rsidRPr="009D4CAE">
        <w:rPr>
          <w:rFonts w:asciiTheme="majorHAnsi" w:hAnsiTheme="majorHAnsi" w:cstheme="majorHAnsi"/>
        </w:rPr>
        <w:t>the following links</w:t>
      </w:r>
      <w:del w:id="258" w:author="Dunsby, Christopher W" w:date="2023-06-09T09:47:00Z">
        <w:r w:rsidR="00B64FD9" w:rsidRPr="009D4CAE" w:rsidDel="004C3233">
          <w:rPr>
            <w:rFonts w:asciiTheme="majorHAnsi" w:hAnsiTheme="majorHAnsi" w:cstheme="majorHAnsi"/>
          </w:rPr>
          <w:delText>,</w:delText>
        </w:r>
      </w:del>
      <w:r w:rsidR="00B64FD9" w:rsidRPr="009D4CAE">
        <w:rPr>
          <w:rFonts w:asciiTheme="majorHAnsi" w:hAnsiTheme="majorHAnsi" w:cstheme="majorHAnsi"/>
        </w:rPr>
        <w:t xml:space="preserve"> and references within</w:t>
      </w:r>
      <w:ins w:id="259" w:author="Dunsby, Christopher W" w:date="2023-06-09T09:47:00Z">
        <w:r w:rsidR="004C3233">
          <w:rPr>
            <w:rFonts w:asciiTheme="majorHAnsi" w:hAnsiTheme="majorHAnsi" w:cstheme="majorHAnsi"/>
          </w:rPr>
          <w:t>:</w:t>
        </w:r>
      </w:ins>
    </w:p>
    <w:p w14:paraId="47ADB7CE" w14:textId="29F233D6" w:rsidR="00B64FD9" w:rsidRPr="009D4CAE" w:rsidRDefault="00341E87" w:rsidP="00B64FD9">
      <w:pPr>
        <w:rPr>
          <w:rFonts w:asciiTheme="majorHAnsi" w:hAnsiTheme="majorHAnsi" w:cstheme="majorHAnsi"/>
          <w:u w:val="single"/>
        </w:rPr>
      </w:pPr>
      <w:hyperlink r:id="rId14" w:history="1">
        <w:r w:rsidR="00B64FD9" w:rsidRPr="009D4CAE">
          <w:rPr>
            <w:rStyle w:val="Hyperlink"/>
            <w:rFonts w:asciiTheme="majorHAnsi" w:hAnsiTheme="majorHAnsi" w:cstheme="majorHAnsi"/>
          </w:rPr>
          <w:t>https://imagej.net/plugins/multiview-reconstruction</w:t>
        </w:r>
      </w:hyperlink>
    </w:p>
    <w:p w14:paraId="29D23014" w14:textId="1C3B3778" w:rsidR="00B64FD9" w:rsidRPr="009D4CAE" w:rsidRDefault="00341E87" w:rsidP="00B64FD9">
      <w:pPr>
        <w:rPr>
          <w:rFonts w:asciiTheme="majorHAnsi" w:hAnsiTheme="majorHAnsi" w:cstheme="majorHAnsi"/>
          <w:u w:val="single"/>
        </w:rPr>
      </w:pPr>
      <w:hyperlink r:id="rId15" w:history="1">
        <w:r w:rsidR="00B64FD9" w:rsidRPr="009D4CAE">
          <w:rPr>
            <w:rStyle w:val="Hyperlink"/>
            <w:rFonts w:asciiTheme="majorHAnsi" w:hAnsiTheme="majorHAnsi" w:cstheme="majorHAnsi"/>
          </w:rPr>
          <w:t>https://imagej.net/plugins/bigstitcher/</w:t>
        </w:r>
      </w:hyperlink>
    </w:p>
    <w:p w14:paraId="4485E07D" w14:textId="43113AFF" w:rsidR="00B64FD9" w:rsidRPr="009D4CAE" w:rsidRDefault="00341E87" w:rsidP="00B64FD9">
      <w:pPr>
        <w:rPr>
          <w:rFonts w:asciiTheme="majorHAnsi" w:hAnsiTheme="majorHAnsi" w:cstheme="majorHAnsi"/>
        </w:rPr>
      </w:pPr>
      <w:hyperlink r:id="rId16" w:history="1">
        <w:r w:rsidR="00B64FD9" w:rsidRPr="009D4CAE">
          <w:rPr>
            <w:rStyle w:val="Hyperlink"/>
            <w:rFonts w:asciiTheme="majorHAnsi" w:hAnsiTheme="majorHAnsi" w:cstheme="majorHAnsi"/>
          </w:rPr>
          <w:t>https://forum.image.sc/</w:t>
        </w:r>
      </w:hyperlink>
      <w:r w:rsidR="00B64FD9" w:rsidRPr="009D4CAE">
        <w:rPr>
          <w:rFonts w:asciiTheme="majorHAnsi" w:hAnsiTheme="majorHAnsi" w:cstheme="majorHAnsi"/>
        </w:rPr>
        <w:t xml:space="preserve"> - community support, </w:t>
      </w:r>
      <w:r w:rsidR="008A3301" w:rsidRPr="009D4CAE">
        <w:rPr>
          <w:rFonts w:asciiTheme="majorHAnsi" w:hAnsiTheme="majorHAnsi" w:cstheme="majorHAnsi"/>
        </w:rPr>
        <w:t xml:space="preserve">can </w:t>
      </w:r>
      <w:r w:rsidR="00B64FD9" w:rsidRPr="009D4CAE">
        <w:rPr>
          <w:rFonts w:asciiTheme="majorHAnsi" w:hAnsiTheme="majorHAnsi" w:cstheme="majorHAnsi"/>
        </w:rPr>
        <w:t xml:space="preserve">make an account </w:t>
      </w:r>
      <w:r w:rsidR="00B77B81" w:rsidRPr="009D4CAE">
        <w:rPr>
          <w:rFonts w:asciiTheme="majorHAnsi" w:hAnsiTheme="majorHAnsi" w:cstheme="majorHAnsi"/>
        </w:rPr>
        <w:t xml:space="preserve">to </w:t>
      </w:r>
      <w:r w:rsidR="00B64FD9" w:rsidRPr="009D4CAE">
        <w:rPr>
          <w:rFonts w:asciiTheme="majorHAnsi" w:hAnsiTheme="majorHAnsi" w:cstheme="majorHAnsi"/>
        </w:rPr>
        <w:t xml:space="preserve">post </w:t>
      </w:r>
      <w:r w:rsidR="00B77B81" w:rsidRPr="009D4CAE">
        <w:rPr>
          <w:rFonts w:asciiTheme="majorHAnsi" w:hAnsiTheme="majorHAnsi" w:cstheme="majorHAnsi"/>
        </w:rPr>
        <w:t>questions</w:t>
      </w:r>
      <w:ins w:id="260" w:author="Dunsby, Christopher W" w:date="2023-06-09T09:49:00Z">
        <w:r w:rsidR="001114D4">
          <w:rPr>
            <w:rFonts w:asciiTheme="majorHAnsi" w:hAnsiTheme="majorHAnsi" w:cstheme="majorHAnsi"/>
          </w:rPr>
          <w:t>.</w:t>
        </w:r>
      </w:ins>
    </w:p>
    <w:p w14:paraId="35A51E89" w14:textId="05155324" w:rsidR="00B64FD9" w:rsidRPr="009D4CAE" w:rsidRDefault="00B64FD9">
      <w:pPr>
        <w:pStyle w:val="Heading1"/>
        <w:pPrChange w:id="261" w:author="Dunsby, Christopher W" w:date="2023-06-09T09:47:00Z">
          <w:pPr/>
        </w:pPrChange>
      </w:pPr>
      <w:commentRangeStart w:id="262"/>
      <w:commentRangeStart w:id="263"/>
      <w:r w:rsidRPr="009D4CAE">
        <w:t>Summary of code</w:t>
      </w:r>
      <w:commentRangeEnd w:id="262"/>
      <w:r w:rsidR="004C5C99">
        <w:rPr>
          <w:rStyle w:val="CommentReference"/>
          <w:rFonts w:asciiTheme="minorHAnsi" w:eastAsiaTheme="minorHAnsi" w:hAnsiTheme="minorHAnsi" w:cstheme="minorBidi"/>
          <w:color w:val="auto"/>
        </w:rPr>
        <w:commentReference w:id="262"/>
      </w:r>
      <w:commentRangeEnd w:id="263"/>
      <w:r w:rsidR="009B4110">
        <w:rPr>
          <w:rStyle w:val="CommentReference"/>
          <w:rFonts w:asciiTheme="minorHAnsi" w:eastAsiaTheme="minorHAnsi" w:hAnsiTheme="minorHAnsi" w:cstheme="minorBidi"/>
          <w:color w:val="auto"/>
        </w:rPr>
        <w:commentReference w:id="263"/>
      </w:r>
    </w:p>
    <w:p w14:paraId="52E64740" w14:textId="77777777" w:rsidR="00BC2002" w:rsidRDefault="008C79A7" w:rsidP="004725C6">
      <w:pPr>
        <w:rPr>
          <w:ins w:id="264" w:author="Dunsby, Christopher W" w:date="2023-06-10T22:14:00Z"/>
          <w:rFonts w:asciiTheme="majorHAnsi" w:hAnsiTheme="majorHAnsi" w:cstheme="majorHAnsi"/>
        </w:rPr>
      </w:pPr>
      <w:del w:id="265" w:author="Dunsby, Christopher W" w:date="2023-06-09T09:47:00Z">
        <w:r w:rsidRPr="009D4CAE" w:rsidDel="0015619C">
          <w:rPr>
            <w:rFonts w:asciiTheme="majorHAnsi" w:hAnsiTheme="majorHAnsi" w:cstheme="majorHAnsi"/>
          </w:rPr>
          <w:delText>It is</w:delText>
        </w:r>
        <w:r w:rsidR="00B64FD9" w:rsidRPr="009D4CAE" w:rsidDel="0015619C">
          <w:rPr>
            <w:rFonts w:asciiTheme="majorHAnsi" w:hAnsiTheme="majorHAnsi" w:cstheme="majorHAnsi"/>
          </w:rPr>
          <w:delText xml:space="preserve"> based on</w:delText>
        </w:r>
      </w:del>
      <w:ins w:id="266" w:author="Dunsby, Christopher W" w:date="2023-06-09T09:47:00Z">
        <w:r w:rsidR="0015619C">
          <w:rPr>
            <w:rFonts w:asciiTheme="majorHAnsi" w:hAnsiTheme="majorHAnsi" w:cstheme="majorHAnsi"/>
          </w:rPr>
          <w:t>The code prov</w:t>
        </w:r>
      </w:ins>
      <w:ins w:id="267" w:author="Dunsby, Christopher W" w:date="2023-06-09T09:48:00Z">
        <w:r w:rsidR="0015619C">
          <w:rPr>
            <w:rFonts w:asciiTheme="majorHAnsi" w:hAnsiTheme="majorHAnsi" w:cstheme="majorHAnsi"/>
          </w:rPr>
          <w:t xml:space="preserve">ided </w:t>
        </w:r>
        <w:r w:rsidR="00A92076">
          <w:rPr>
            <w:rFonts w:asciiTheme="majorHAnsi" w:hAnsiTheme="majorHAnsi" w:cstheme="majorHAnsi"/>
          </w:rPr>
          <w:t xml:space="preserve">is </w:t>
        </w:r>
      </w:ins>
      <w:ins w:id="268" w:author="Dunsby, Christopher W" w:date="2023-06-09T14:25:00Z">
        <w:r w:rsidR="00FB310F" w:rsidRPr="009D4CAE">
          <w:rPr>
            <w:rFonts w:asciiTheme="majorHAnsi" w:hAnsiTheme="majorHAnsi" w:cstheme="majorHAnsi"/>
          </w:rPr>
          <w:t xml:space="preserve">written </w:t>
        </w:r>
        <w:r w:rsidR="00FB310F">
          <w:rPr>
            <w:rFonts w:asciiTheme="majorHAnsi" w:hAnsiTheme="majorHAnsi" w:cstheme="majorHAnsi"/>
          </w:rPr>
          <w:t xml:space="preserve">using </w:t>
        </w:r>
      </w:ins>
      <w:del w:id="269" w:author="Dunsby, Christopher W" w:date="2023-06-09T09:48:00Z">
        <w:r w:rsidR="00B64FD9" w:rsidRPr="009D4CAE" w:rsidDel="00A92076">
          <w:rPr>
            <w:rFonts w:asciiTheme="majorHAnsi" w:hAnsiTheme="majorHAnsi" w:cstheme="majorHAnsi"/>
          </w:rPr>
          <w:delText xml:space="preserve"> </w:delText>
        </w:r>
      </w:del>
      <w:r w:rsidR="00B64FD9" w:rsidRPr="009D4CAE">
        <w:rPr>
          <w:rFonts w:asciiTheme="majorHAnsi" w:hAnsiTheme="majorHAnsi" w:cstheme="majorHAnsi"/>
        </w:rPr>
        <w:t xml:space="preserve">ImageJ </w:t>
      </w:r>
      <w:ins w:id="270" w:author="Dunsby, Christopher W" w:date="2023-06-09T14:24:00Z">
        <w:r w:rsidR="00FB310F" w:rsidRPr="009D4CAE">
          <w:rPr>
            <w:rFonts w:asciiTheme="majorHAnsi" w:hAnsiTheme="majorHAnsi" w:cstheme="majorHAnsi"/>
          </w:rPr>
          <w:t xml:space="preserve">Python </w:t>
        </w:r>
      </w:ins>
      <w:r w:rsidR="00B64FD9" w:rsidRPr="009D4CAE">
        <w:rPr>
          <w:rFonts w:asciiTheme="majorHAnsi" w:hAnsiTheme="majorHAnsi" w:cstheme="majorHAnsi"/>
        </w:rPr>
        <w:t xml:space="preserve">scripts </w:t>
      </w:r>
      <w:del w:id="271" w:author="Dunsby, Christopher W" w:date="2023-06-09T14:25:00Z">
        <w:r w:rsidR="008A3301" w:rsidRPr="009D4CAE" w:rsidDel="00FB310F">
          <w:rPr>
            <w:rFonts w:asciiTheme="majorHAnsi" w:hAnsiTheme="majorHAnsi" w:cstheme="majorHAnsi"/>
          </w:rPr>
          <w:delText xml:space="preserve">and </w:delText>
        </w:r>
        <w:r w:rsidR="00B64FD9" w:rsidRPr="009D4CAE" w:rsidDel="00FB310F">
          <w:rPr>
            <w:rFonts w:asciiTheme="majorHAnsi" w:hAnsiTheme="majorHAnsi" w:cstheme="majorHAnsi"/>
          </w:rPr>
          <w:delText xml:space="preserve">written in </w:delText>
        </w:r>
      </w:del>
      <w:del w:id="272" w:author="Dunsby, Christopher W" w:date="2023-06-09T14:24:00Z">
        <w:r w:rsidR="00B64FD9" w:rsidRPr="009D4CAE" w:rsidDel="00FB310F">
          <w:rPr>
            <w:rFonts w:asciiTheme="majorHAnsi" w:hAnsiTheme="majorHAnsi" w:cstheme="majorHAnsi"/>
          </w:rPr>
          <w:delText>Python</w:delText>
        </w:r>
        <w:r w:rsidRPr="009D4CAE" w:rsidDel="00FB310F">
          <w:rPr>
            <w:rFonts w:asciiTheme="majorHAnsi" w:hAnsiTheme="majorHAnsi" w:cstheme="majorHAnsi"/>
          </w:rPr>
          <w:delText xml:space="preserve"> </w:delText>
        </w:r>
      </w:del>
      <w:r w:rsidRPr="009D4CAE">
        <w:rPr>
          <w:rFonts w:asciiTheme="majorHAnsi" w:hAnsiTheme="majorHAnsi" w:cstheme="majorHAnsi"/>
        </w:rPr>
        <w:t xml:space="preserve">within ImageJ’s scripting functionality. </w:t>
      </w:r>
      <w:del w:id="273" w:author="Dunsby, Christopher W" w:date="2023-06-10T22:13:00Z">
        <w:r w:rsidRPr="009D4CAE" w:rsidDel="00F27885">
          <w:rPr>
            <w:rFonts w:asciiTheme="majorHAnsi" w:hAnsiTheme="majorHAnsi" w:cstheme="majorHAnsi"/>
          </w:rPr>
          <w:delText xml:space="preserve">I used </w:delText>
        </w:r>
      </w:del>
      <w:r w:rsidRPr="009D4CAE">
        <w:rPr>
          <w:rFonts w:asciiTheme="majorHAnsi" w:hAnsiTheme="majorHAnsi" w:cstheme="majorHAnsi"/>
        </w:rPr>
        <w:t xml:space="preserve">GUI dialog boxes </w:t>
      </w:r>
      <w:ins w:id="274" w:author="Dunsby, Christopher W" w:date="2023-06-10T22:13:00Z">
        <w:r w:rsidR="00F27885">
          <w:rPr>
            <w:rFonts w:asciiTheme="majorHAnsi" w:hAnsiTheme="majorHAnsi" w:cstheme="majorHAnsi"/>
          </w:rPr>
          <w:t xml:space="preserve">are used </w:t>
        </w:r>
      </w:ins>
      <w:r w:rsidRPr="009D4CAE">
        <w:rPr>
          <w:rFonts w:asciiTheme="majorHAnsi" w:hAnsiTheme="majorHAnsi" w:cstheme="majorHAnsi"/>
        </w:rPr>
        <w:t xml:space="preserve">to prompt the user to make decisions </w:t>
      </w:r>
      <w:del w:id="275" w:author="Dunsby, Christopher W" w:date="2023-06-10T22:14:00Z">
        <w:r w:rsidRPr="009D4CAE" w:rsidDel="006074D2">
          <w:rPr>
            <w:rFonts w:asciiTheme="majorHAnsi" w:hAnsiTheme="majorHAnsi" w:cstheme="majorHAnsi"/>
          </w:rPr>
          <w:delText>that are common to</w:delText>
        </w:r>
      </w:del>
      <w:ins w:id="276" w:author="Dunsby, Christopher W" w:date="2023-06-10T22:14:00Z">
        <w:r w:rsidR="006074D2">
          <w:rPr>
            <w:rFonts w:asciiTheme="majorHAnsi" w:hAnsiTheme="majorHAnsi" w:cstheme="majorHAnsi"/>
          </w:rPr>
          <w:t>related to</w:t>
        </w:r>
      </w:ins>
      <w:r w:rsidRPr="009D4CAE">
        <w:rPr>
          <w:rFonts w:asciiTheme="majorHAnsi" w:hAnsiTheme="majorHAnsi" w:cstheme="majorHAnsi"/>
        </w:rPr>
        <w:t xml:space="preserve"> dOPM data processing.</w:t>
      </w:r>
      <w:r w:rsidR="008A3301" w:rsidRPr="009D4CAE">
        <w:rPr>
          <w:rFonts w:asciiTheme="majorHAnsi" w:hAnsiTheme="majorHAnsi" w:cstheme="majorHAnsi"/>
        </w:rPr>
        <w:t xml:space="preserve"> </w:t>
      </w:r>
      <w:del w:id="277" w:author="Dunsby, Christopher W" w:date="2023-06-10T22:14:00Z">
        <w:r w:rsidR="008A3301" w:rsidRPr="009D4CAE" w:rsidDel="006074D2">
          <w:rPr>
            <w:rFonts w:asciiTheme="majorHAnsi" w:hAnsiTheme="majorHAnsi" w:cstheme="majorHAnsi"/>
          </w:rPr>
          <w:delText>Often the</w:delText>
        </w:r>
      </w:del>
      <w:ins w:id="278" w:author="Dunsby, Christopher W" w:date="2023-06-10T22:14:00Z">
        <w:r w:rsidR="006074D2">
          <w:rPr>
            <w:rFonts w:asciiTheme="majorHAnsi" w:hAnsiTheme="majorHAnsi" w:cstheme="majorHAnsi"/>
          </w:rPr>
          <w:t>Other</w:t>
        </w:r>
      </w:ins>
      <w:r w:rsidR="008A3301" w:rsidRPr="009D4CAE">
        <w:rPr>
          <w:rFonts w:asciiTheme="majorHAnsi" w:hAnsiTheme="majorHAnsi" w:cstheme="majorHAnsi"/>
        </w:rPr>
        <w:t xml:space="preserve"> dialog boxes </w:t>
      </w:r>
      <w:ins w:id="279" w:author="Dunsby, Christopher W" w:date="2023-06-10T22:14:00Z">
        <w:r w:rsidR="006074D2">
          <w:rPr>
            <w:rFonts w:asciiTheme="majorHAnsi" w:hAnsiTheme="majorHAnsi" w:cstheme="majorHAnsi"/>
          </w:rPr>
          <w:t xml:space="preserve">also </w:t>
        </w:r>
      </w:ins>
      <w:del w:id="280" w:author="Dunsby, Christopher W" w:date="2023-06-10T22:14:00Z">
        <w:r w:rsidR="008A3301" w:rsidRPr="009D4CAE" w:rsidDel="006074D2">
          <w:rPr>
            <w:rFonts w:asciiTheme="majorHAnsi" w:hAnsiTheme="majorHAnsi" w:cstheme="majorHAnsi"/>
          </w:rPr>
          <w:delText xml:space="preserve">that </w:delText>
        </w:r>
      </w:del>
      <w:r w:rsidR="008A3301" w:rsidRPr="009D4CAE">
        <w:rPr>
          <w:rFonts w:asciiTheme="majorHAnsi" w:hAnsiTheme="majorHAnsi" w:cstheme="majorHAnsi"/>
        </w:rPr>
        <w:t xml:space="preserve">appear </w:t>
      </w:r>
      <w:del w:id="281" w:author="Dunsby, Christopher W" w:date="2023-06-10T22:14:00Z">
        <w:r w:rsidR="008A3301" w:rsidRPr="009D4CAE" w:rsidDel="006074D2">
          <w:rPr>
            <w:rFonts w:asciiTheme="majorHAnsi" w:hAnsiTheme="majorHAnsi" w:cstheme="majorHAnsi"/>
          </w:rPr>
          <w:delText xml:space="preserve">are </w:delText>
        </w:r>
      </w:del>
      <w:r w:rsidR="008A3301" w:rsidRPr="009D4CAE">
        <w:rPr>
          <w:rFonts w:asciiTheme="majorHAnsi" w:hAnsiTheme="majorHAnsi" w:cstheme="majorHAnsi"/>
        </w:rPr>
        <w:t>from the MVR plugin.</w:t>
      </w:r>
    </w:p>
    <w:p w14:paraId="113801FC" w14:textId="3529040B" w:rsidR="000C3C46" w:rsidRDefault="008C79A7" w:rsidP="004725C6">
      <w:pPr>
        <w:rPr>
          <w:ins w:id="282" w:author="Dunsby, Christopher W" w:date="2023-06-10T22:17:00Z"/>
          <w:rFonts w:asciiTheme="majorHAnsi" w:hAnsiTheme="majorHAnsi" w:cstheme="majorHAnsi"/>
        </w:rPr>
      </w:pPr>
      <w:del w:id="283" w:author="Dunsby, Christopher W" w:date="2023-06-10T22:14:00Z">
        <w:r w:rsidRPr="009D4CAE" w:rsidDel="00BC2002">
          <w:rPr>
            <w:rFonts w:asciiTheme="majorHAnsi" w:hAnsiTheme="majorHAnsi" w:cstheme="majorHAnsi"/>
          </w:rPr>
          <w:delText xml:space="preserve"> </w:delText>
        </w:r>
      </w:del>
      <w:r w:rsidRPr="009D4CAE">
        <w:rPr>
          <w:rFonts w:asciiTheme="majorHAnsi" w:hAnsiTheme="majorHAnsi" w:cstheme="majorHAnsi"/>
        </w:rPr>
        <w:t xml:space="preserve">The aim </w:t>
      </w:r>
      <w:r w:rsidR="008A3301" w:rsidRPr="009D4CAE">
        <w:rPr>
          <w:rFonts w:asciiTheme="majorHAnsi" w:hAnsiTheme="majorHAnsi" w:cstheme="majorHAnsi"/>
        </w:rPr>
        <w:t>of the code is</w:t>
      </w:r>
      <w:r w:rsidRPr="009D4CAE">
        <w:rPr>
          <w:rFonts w:asciiTheme="majorHAnsi" w:hAnsiTheme="majorHAnsi" w:cstheme="majorHAnsi"/>
        </w:rPr>
        <w:t xml:space="preserve"> to convert raw data </w:t>
      </w:r>
      <w:ins w:id="284" w:author="Dunsby, Christopher W" w:date="2023-06-10T22:15:00Z">
        <w:r w:rsidR="00DB509A">
          <w:rPr>
            <w:rFonts w:asciiTheme="majorHAnsi" w:hAnsiTheme="majorHAnsi" w:cstheme="majorHAnsi"/>
          </w:rPr>
          <w:t>in</w:t>
        </w:r>
      </w:ins>
      <w:r w:rsidRPr="009D4CAE">
        <w:rPr>
          <w:rFonts w:asciiTheme="majorHAnsi" w:hAnsiTheme="majorHAnsi" w:cstheme="majorHAnsi"/>
        </w:rPr>
        <w:t>to resliced data</w:t>
      </w:r>
      <w:ins w:id="285" w:author="Dunsby, Christopher W" w:date="2023-06-10T22:16:00Z">
        <w:r w:rsidR="00DB509A">
          <w:rPr>
            <w:rFonts w:asciiTheme="majorHAnsi" w:hAnsiTheme="majorHAnsi" w:cstheme="majorHAnsi"/>
          </w:rPr>
          <w:t xml:space="preserve">, either from a </w:t>
        </w:r>
      </w:ins>
      <w:del w:id="286" w:author="Dunsby, Christopher W" w:date="2023-06-10T22:16:00Z">
        <w:r w:rsidR="008A3301" w:rsidRPr="009D4CAE" w:rsidDel="00DB509A">
          <w:rPr>
            <w:rFonts w:asciiTheme="majorHAnsi" w:hAnsiTheme="majorHAnsi" w:cstheme="majorHAnsi"/>
          </w:rPr>
          <w:delText xml:space="preserve"> and to use it as</w:delText>
        </w:r>
        <w:r w:rsidRPr="009D4CAE" w:rsidDel="00DB509A">
          <w:rPr>
            <w:rFonts w:asciiTheme="majorHAnsi" w:hAnsiTheme="majorHAnsi" w:cstheme="majorHAnsi"/>
          </w:rPr>
          <w:delText xml:space="preserve"> </w:delText>
        </w:r>
      </w:del>
      <w:r w:rsidRPr="009D4CAE">
        <w:rPr>
          <w:rFonts w:asciiTheme="majorHAnsi" w:hAnsiTheme="majorHAnsi" w:cstheme="majorHAnsi"/>
        </w:rPr>
        <w:t xml:space="preserve">single view or </w:t>
      </w:r>
      <w:ins w:id="287" w:author="Dunsby, Christopher W" w:date="2023-06-10T22:16:00Z">
        <w:r w:rsidR="00DB509A">
          <w:rPr>
            <w:rFonts w:asciiTheme="majorHAnsi" w:hAnsiTheme="majorHAnsi" w:cstheme="majorHAnsi"/>
          </w:rPr>
          <w:t>by fusing data from two views</w:t>
        </w:r>
      </w:ins>
      <w:del w:id="288" w:author="Dunsby, Christopher W" w:date="2023-06-10T22:16:00Z">
        <w:r w:rsidRPr="009D4CAE" w:rsidDel="00DB509A">
          <w:rPr>
            <w:rFonts w:asciiTheme="majorHAnsi" w:hAnsiTheme="majorHAnsi" w:cstheme="majorHAnsi"/>
          </w:rPr>
          <w:delText>fused data</w:delText>
        </w:r>
      </w:del>
      <w:r w:rsidRPr="009D4CAE">
        <w:rPr>
          <w:rFonts w:asciiTheme="majorHAnsi" w:hAnsiTheme="majorHAnsi" w:cstheme="majorHAnsi"/>
        </w:rPr>
        <w:t>.</w:t>
      </w:r>
      <w:ins w:id="289" w:author="Dunsby, Christopher W" w:date="2023-06-10T22:18:00Z">
        <w:r w:rsidR="006C59EC" w:rsidRPr="006C59EC">
          <w:rPr>
            <w:rFonts w:asciiTheme="majorHAnsi" w:hAnsiTheme="majorHAnsi" w:cstheme="majorHAnsi"/>
          </w:rPr>
          <w:t xml:space="preserve"> </w:t>
        </w:r>
      </w:ins>
      <w:moveToRangeStart w:id="290" w:author="Dunsby, Christopher W" w:date="2023-06-10T22:18:00Z" w:name="move137327920"/>
      <w:moveTo w:id="291" w:author="Dunsby, Christopher W" w:date="2023-06-10T22:18:00Z">
        <w:r w:rsidR="006C59EC" w:rsidRPr="009D4CAE">
          <w:rPr>
            <w:rFonts w:asciiTheme="majorHAnsi" w:hAnsiTheme="majorHAnsi" w:cstheme="majorHAnsi"/>
          </w:rPr>
          <w:t>The GUI steps in this implementation are intended to be a quick way to use the MVF functionality with little experience of coding needed.</w:t>
        </w:r>
      </w:moveTo>
      <w:moveToRangeEnd w:id="290"/>
    </w:p>
    <w:p w14:paraId="7095050A" w14:textId="55FEABDA" w:rsidR="00A260EE" w:rsidRPr="009D4CAE" w:rsidRDefault="000C3C46" w:rsidP="004725C6">
      <w:pPr>
        <w:rPr>
          <w:rFonts w:asciiTheme="majorHAnsi" w:hAnsiTheme="majorHAnsi" w:cstheme="majorHAnsi"/>
        </w:rPr>
      </w:pPr>
      <w:ins w:id="292" w:author="Dunsby, Christopher W" w:date="2023-06-10T22:17:00Z">
        <w:r>
          <w:rPr>
            <w:rFonts w:asciiTheme="majorHAnsi" w:hAnsiTheme="majorHAnsi" w:cstheme="majorHAnsi"/>
          </w:rPr>
          <w:lastRenderedPageBreak/>
          <w:t xml:space="preserve">We are currently developing scripts that can run all </w:t>
        </w:r>
        <w:r w:rsidR="006D17FA">
          <w:rPr>
            <w:rFonts w:asciiTheme="majorHAnsi" w:hAnsiTheme="majorHAnsi" w:cstheme="majorHAnsi"/>
          </w:rPr>
          <w:t xml:space="preserve">steps via </w:t>
        </w:r>
      </w:ins>
      <w:del w:id="293" w:author="Dunsby, Christopher W" w:date="2023-06-10T22:16:00Z">
        <w:r w:rsidR="00B77B81" w:rsidRPr="009D4CAE" w:rsidDel="00E12651">
          <w:rPr>
            <w:rFonts w:asciiTheme="majorHAnsi" w:hAnsiTheme="majorHAnsi" w:cstheme="majorHAnsi"/>
          </w:rPr>
          <w:delText xml:space="preserve"> </w:delText>
        </w:r>
      </w:del>
      <w:del w:id="294" w:author="Dunsby, Christopher W" w:date="2023-06-10T22:17:00Z">
        <w:r w:rsidR="00B77B81" w:rsidRPr="009D4CAE" w:rsidDel="006D17FA">
          <w:rPr>
            <w:rFonts w:asciiTheme="majorHAnsi" w:hAnsiTheme="majorHAnsi" w:cstheme="majorHAnsi"/>
          </w:rPr>
          <w:delText xml:space="preserve">All </w:delText>
        </w:r>
      </w:del>
      <w:del w:id="295" w:author="Dunsby, Christopher W" w:date="2023-06-10T22:16:00Z">
        <w:r w:rsidR="00B77B81" w:rsidRPr="009D4CAE" w:rsidDel="00DB509A">
          <w:rPr>
            <w:rFonts w:asciiTheme="majorHAnsi" w:hAnsiTheme="majorHAnsi" w:cstheme="majorHAnsi"/>
          </w:rPr>
          <w:delText xml:space="preserve">the </w:delText>
        </w:r>
      </w:del>
      <w:del w:id="296" w:author="Dunsby, Christopher W" w:date="2023-06-10T22:17:00Z">
        <w:r w:rsidR="00B77B81" w:rsidRPr="009D4CAE" w:rsidDel="006D17FA">
          <w:rPr>
            <w:rFonts w:asciiTheme="majorHAnsi" w:hAnsiTheme="majorHAnsi" w:cstheme="majorHAnsi"/>
          </w:rPr>
          <w:delText xml:space="preserve">steps can be run from a script </w:delText>
        </w:r>
      </w:del>
      <w:del w:id="297" w:author="Dunsby, Christopher W" w:date="2023-06-10T22:16:00Z">
        <w:r w:rsidR="00B77B81" w:rsidRPr="009D4CAE" w:rsidDel="00E12651">
          <w:rPr>
            <w:rFonts w:asciiTheme="majorHAnsi" w:hAnsiTheme="majorHAnsi" w:cstheme="majorHAnsi"/>
          </w:rPr>
          <w:delText xml:space="preserve">instead </w:delText>
        </w:r>
      </w:del>
      <w:del w:id="298" w:author="Dunsby, Christopher W" w:date="2023-06-10T22:17:00Z">
        <w:r w:rsidR="00B77B81" w:rsidRPr="009D4CAE" w:rsidDel="006D17FA">
          <w:rPr>
            <w:rFonts w:asciiTheme="majorHAnsi" w:hAnsiTheme="majorHAnsi" w:cstheme="majorHAnsi"/>
          </w:rPr>
          <w:delText xml:space="preserve">using </w:delText>
        </w:r>
      </w:del>
      <w:r w:rsidR="00B77B81" w:rsidRPr="009D4CAE">
        <w:rPr>
          <w:rFonts w:asciiTheme="majorHAnsi" w:hAnsiTheme="majorHAnsi" w:cstheme="majorHAnsi"/>
        </w:rPr>
        <w:t xml:space="preserve">the MVF batch processing commands. </w:t>
      </w:r>
      <w:ins w:id="299" w:author="Dunsby, Christopher W" w:date="2023-06-10T22:19:00Z">
        <w:r w:rsidR="006C59EC">
          <w:rPr>
            <w:rFonts w:asciiTheme="majorHAnsi" w:hAnsiTheme="majorHAnsi" w:cstheme="majorHAnsi"/>
          </w:rPr>
          <w:t xml:space="preserve">This will allow </w:t>
        </w:r>
      </w:ins>
      <w:del w:id="300" w:author="Dunsby, Christopher W" w:date="2023-06-10T22:17:00Z">
        <w:r w:rsidR="00B77B81" w:rsidRPr="009D4CAE" w:rsidDel="006D17FA">
          <w:rPr>
            <w:rFonts w:asciiTheme="majorHAnsi" w:hAnsiTheme="majorHAnsi" w:cstheme="majorHAnsi"/>
          </w:rPr>
          <w:delText xml:space="preserve">At some point we will share such scripts. </w:delText>
        </w:r>
      </w:del>
      <w:moveFromRangeStart w:id="301" w:author="Dunsby, Christopher W" w:date="2023-06-10T22:18:00Z" w:name="move137327920"/>
      <w:moveFrom w:id="302" w:author="Dunsby, Christopher W" w:date="2023-06-10T22:18:00Z">
        <w:del w:id="303" w:author="Dunsby, Christopher W" w:date="2023-06-10T22:19:00Z">
          <w:r w:rsidR="00B77B81" w:rsidRPr="009D4CAE" w:rsidDel="006C59EC">
            <w:rPr>
              <w:rFonts w:asciiTheme="majorHAnsi" w:hAnsiTheme="majorHAnsi" w:cstheme="majorHAnsi"/>
            </w:rPr>
            <w:delText xml:space="preserve">The GUI steps in this implementation are intended to be a quick way to use the MVF functionality with little experience of coding needed. </w:delText>
          </w:r>
        </w:del>
      </w:moveFrom>
      <w:moveFromRangeEnd w:id="301"/>
      <w:del w:id="304" w:author="Dunsby, Christopher W" w:date="2023-06-10T22:19:00Z">
        <w:r w:rsidR="008A3301" w:rsidRPr="009D4CAE" w:rsidDel="006C59EC">
          <w:rPr>
            <w:rFonts w:asciiTheme="majorHAnsi" w:hAnsiTheme="majorHAnsi" w:cstheme="majorHAnsi"/>
          </w:rPr>
          <w:delText>However,</w:delText>
        </w:r>
        <w:r w:rsidR="00B77B81" w:rsidRPr="009D4CAE" w:rsidDel="006C59EC">
          <w:rPr>
            <w:rFonts w:asciiTheme="majorHAnsi" w:hAnsiTheme="majorHAnsi" w:cstheme="majorHAnsi"/>
          </w:rPr>
          <w:delText xml:space="preserve"> it is more powerful to use scripts</w:delText>
        </w:r>
        <w:r w:rsidR="008A3301" w:rsidRPr="009D4CAE" w:rsidDel="006C59EC">
          <w:rPr>
            <w:rFonts w:asciiTheme="majorHAnsi" w:hAnsiTheme="majorHAnsi" w:cstheme="majorHAnsi"/>
          </w:rPr>
          <w:delText xml:space="preserve"> as it is easier to </w:delText>
        </w:r>
      </w:del>
      <w:r w:rsidR="008A3301" w:rsidRPr="009D4CAE">
        <w:rPr>
          <w:rFonts w:asciiTheme="majorHAnsi" w:hAnsiTheme="majorHAnsi" w:cstheme="majorHAnsi"/>
        </w:rPr>
        <w:t>automat</w:t>
      </w:r>
      <w:ins w:id="305" w:author="Dunsby, Christopher W" w:date="2023-06-10T22:19:00Z">
        <w:r w:rsidR="006C59EC">
          <w:rPr>
            <w:rFonts w:asciiTheme="majorHAnsi" w:hAnsiTheme="majorHAnsi" w:cstheme="majorHAnsi"/>
          </w:rPr>
          <w:t>ion of all</w:t>
        </w:r>
      </w:ins>
      <w:del w:id="306" w:author="Dunsby, Christopher W" w:date="2023-06-10T22:19:00Z">
        <w:r w:rsidR="008A3301" w:rsidRPr="009D4CAE" w:rsidDel="006C59EC">
          <w:rPr>
            <w:rFonts w:asciiTheme="majorHAnsi" w:hAnsiTheme="majorHAnsi" w:cstheme="majorHAnsi"/>
          </w:rPr>
          <w:delText>e</w:delText>
        </w:r>
      </w:del>
      <w:r w:rsidR="008A3301" w:rsidRPr="009D4CAE">
        <w:rPr>
          <w:rFonts w:asciiTheme="majorHAnsi" w:hAnsiTheme="majorHAnsi" w:cstheme="majorHAnsi"/>
        </w:rPr>
        <w:t xml:space="preserve"> steps and run similar processing steps on batches of data.</w:t>
      </w:r>
    </w:p>
    <w:p w14:paraId="5BABCBA1" w14:textId="51263181" w:rsidR="00F31BCE" w:rsidRDefault="00F31BCE" w:rsidP="00DE1C9E">
      <w:pPr>
        <w:pStyle w:val="Heading1"/>
        <w:rPr>
          <w:ins w:id="307" w:author="Dunsby, Christopher W" w:date="2023-06-10T22:21:00Z"/>
          <w:rFonts w:cstheme="majorHAnsi"/>
        </w:rPr>
      </w:pPr>
      <w:bookmarkStart w:id="308" w:name="_Toc137194056"/>
      <w:ins w:id="309" w:author="Dunsby, Christopher W" w:date="2023-06-10T22:21:00Z">
        <w:r>
          <w:rPr>
            <w:rFonts w:cstheme="majorHAnsi"/>
          </w:rPr>
          <w:t>Step 0 – FIJI installation</w:t>
        </w:r>
      </w:ins>
    </w:p>
    <w:p w14:paraId="5F4DF01A" w14:textId="1FCD2F32" w:rsidR="00F31BCE" w:rsidRPr="009D4CAE" w:rsidRDefault="00F31BCE" w:rsidP="00F31BCE">
      <w:pPr>
        <w:rPr>
          <w:ins w:id="310" w:author="Dunsby, Christopher W" w:date="2023-06-10T22:21:00Z"/>
          <w:rFonts w:asciiTheme="majorHAnsi" w:hAnsiTheme="majorHAnsi" w:cstheme="majorHAnsi"/>
          <w:u w:val="single"/>
        </w:rPr>
      </w:pPr>
      <w:ins w:id="311" w:author="Dunsby, Christopher W" w:date="2023-06-10T22:21:00Z">
        <w:r>
          <w:rPr>
            <w:rFonts w:asciiTheme="majorHAnsi" w:hAnsiTheme="majorHAnsi" w:cstheme="majorHAnsi"/>
            <w:u w:val="single"/>
          </w:rPr>
          <w:t xml:space="preserve">It is necessary to </w:t>
        </w:r>
        <w:r w:rsidRPr="009D4CAE">
          <w:rPr>
            <w:rFonts w:asciiTheme="majorHAnsi" w:hAnsiTheme="majorHAnsi" w:cstheme="majorHAnsi"/>
            <w:u w:val="single"/>
          </w:rPr>
          <w:t xml:space="preserve">follow this exact recipe to ensure </w:t>
        </w:r>
        <w:r>
          <w:rPr>
            <w:rFonts w:asciiTheme="majorHAnsi" w:hAnsiTheme="majorHAnsi" w:cstheme="majorHAnsi"/>
            <w:u w:val="single"/>
          </w:rPr>
          <w:t>the script</w:t>
        </w:r>
        <w:r w:rsidRPr="009D4CAE">
          <w:rPr>
            <w:rFonts w:asciiTheme="majorHAnsi" w:hAnsiTheme="majorHAnsi" w:cstheme="majorHAnsi"/>
            <w:u w:val="single"/>
          </w:rPr>
          <w:t xml:space="preserve"> works</w:t>
        </w:r>
        <w:r>
          <w:rPr>
            <w:rFonts w:asciiTheme="majorHAnsi" w:hAnsiTheme="majorHAnsi" w:cstheme="majorHAnsi"/>
            <w:u w:val="single"/>
          </w:rPr>
          <w:t>.</w:t>
        </w:r>
      </w:ins>
    </w:p>
    <w:p w14:paraId="4C00FC06" w14:textId="77777777" w:rsidR="00F31BCE" w:rsidRPr="009D4CAE" w:rsidRDefault="00F31BCE" w:rsidP="00F31BCE">
      <w:pPr>
        <w:rPr>
          <w:ins w:id="312" w:author="Dunsby, Christopher W" w:date="2023-06-10T22:21:00Z"/>
          <w:rFonts w:asciiTheme="majorHAnsi" w:hAnsiTheme="majorHAnsi" w:cstheme="majorHAnsi"/>
        </w:rPr>
      </w:pPr>
      <w:ins w:id="313" w:author="Dunsby, Christopher W" w:date="2023-06-10T22:21:00Z">
        <w:r w:rsidRPr="009D4CAE">
          <w:rPr>
            <w:rFonts w:asciiTheme="majorHAnsi" w:hAnsiTheme="majorHAnsi" w:cstheme="majorHAnsi"/>
          </w:rPr>
          <w:t>Put these scripts in fiji subfolder -&gt; path-to-fiji\Fiji.app\plugins\Scripts\dOPM</w:t>
        </w:r>
      </w:ins>
    </w:p>
    <w:p w14:paraId="5CD13F34" w14:textId="77777777" w:rsidR="00F31BCE" w:rsidRPr="009D4CAE" w:rsidRDefault="00F31BCE" w:rsidP="00F31BCE">
      <w:pPr>
        <w:rPr>
          <w:ins w:id="314" w:author="Dunsby, Christopher W" w:date="2023-06-10T22:21:00Z"/>
          <w:rFonts w:asciiTheme="majorHAnsi" w:hAnsiTheme="majorHAnsi" w:cstheme="majorHAnsi"/>
        </w:rPr>
      </w:pPr>
      <w:ins w:id="315" w:author="Dunsby, Christopher W" w:date="2023-06-10T22:21:00Z">
        <w:r w:rsidRPr="009D4CAE">
          <w:rPr>
            <w:rFonts w:asciiTheme="majorHAnsi" w:hAnsiTheme="majorHAnsi" w:cstheme="majorHAnsi"/>
          </w:rPr>
          <w:t xml:space="preserve">Use this version of Fiji (all others not compatible) -&gt; </w:t>
        </w:r>
        <w:r>
          <w:fldChar w:fldCharType="begin"/>
        </w:r>
        <w:r>
          <w:instrText xml:space="preserve"> HYPERLINK "https://imperialcollegelondon.box.com/s/555qs9ufjrrh8b43ocry4gp4x0yhh36a" </w:instrText>
        </w:r>
        <w:r>
          <w:fldChar w:fldCharType="separate"/>
        </w:r>
        <w:r w:rsidRPr="009D4CAE">
          <w:rPr>
            <w:rStyle w:val="Hyperlink"/>
            <w:rFonts w:asciiTheme="majorHAnsi" w:hAnsiTheme="majorHAnsi" w:cstheme="majorHAnsi"/>
          </w:rPr>
          <w:t>https://imperialcollegelondon.box.com/s/555qs9ufjrrh8b43ocry4gp4x0yhh36a</w:t>
        </w:r>
        <w:r>
          <w:rPr>
            <w:rStyle w:val="Hyperlink"/>
            <w:rFonts w:asciiTheme="majorHAnsi" w:hAnsiTheme="majorHAnsi" w:cstheme="majorHAnsi"/>
          </w:rPr>
          <w:fldChar w:fldCharType="end"/>
        </w:r>
      </w:ins>
    </w:p>
    <w:p w14:paraId="42816303" w14:textId="4BAD8A9F" w:rsidR="00DE1C9E" w:rsidRPr="009D4CAE" w:rsidRDefault="00DE1C9E" w:rsidP="00DE1C9E">
      <w:pPr>
        <w:pStyle w:val="Heading1"/>
        <w:rPr>
          <w:rFonts w:cstheme="majorHAnsi"/>
        </w:rPr>
      </w:pPr>
      <w:r w:rsidRPr="009D4CAE">
        <w:rPr>
          <w:rFonts w:cstheme="majorHAnsi"/>
        </w:rPr>
        <w:t xml:space="preserve">Step 1 </w:t>
      </w:r>
      <w:r w:rsidR="008A3301" w:rsidRPr="009D4CAE">
        <w:rPr>
          <w:rFonts w:cstheme="majorHAnsi"/>
        </w:rPr>
        <w:t>–</w:t>
      </w:r>
      <w:r w:rsidRPr="009D4CAE">
        <w:rPr>
          <w:rFonts w:cstheme="majorHAnsi"/>
        </w:rPr>
        <w:t xml:space="preserve"> </w:t>
      </w:r>
      <w:r w:rsidR="008A3301" w:rsidRPr="009D4CAE">
        <w:rPr>
          <w:rFonts w:cstheme="majorHAnsi"/>
        </w:rPr>
        <w:t>Download demo data</w:t>
      </w:r>
      <w:bookmarkEnd w:id="308"/>
      <w:r w:rsidR="008A3301" w:rsidRPr="009D4CAE">
        <w:rPr>
          <w:rFonts w:cstheme="majorHAnsi"/>
        </w:rPr>
        <w:t xml:space="preserve"> </w:t>
      </w:r>
    </w:p>
    <w:p w14:paraId="78FB4973" w14:textId="17D97CF3" w:rsidR="00DE1C9E" w:rsidRPr="009D4CAE" w:rsidDel="00F31BCE" w:rsidRDefault="00DE1C9E" w:rsidP="00DE1C9E">
      <w:pPr>
        <w:rPr>
          <w:del w:id="316" w:author="Dunsby, Christopher W" w:date="2023-06-10T22:21:00Z"/>
          <w:rFonts w:asciiTheme="majorHAnsi" w:hAnsiTheme="majorHAnsi" w:cstheme="majorHAnsi"/>
          <w:u w:val="single"/>
        </w:rPr>
      </w:pPr>
      <w:del w:id="317" w:author="Dunsby, Christopher W" w:date="2023-06-10T22:21:00Z">
        <w:r w:rsidRPr="009D4CAE" w:rsidDel="00F31BCE">
          <w:rPr>
            <w:rFonts w:asciiTheme="majorHAnsi" w:hAnsiTheme="majorHAnsi" w:cstheme="majorHAnsi"/>
            <w:u w:val="single"/>
          </w:rPr>
          <w:delText xml:space="preserve">Installation – follow this exact recipe to ensure </w:delText>
        </w:r>
      </w:del>
      <w:del w:id="318" w:author="Dunsby, Christopher W" w:date="2023-06-10T22:20:00Z">
        <w:r w:rsidRPr="009D4CAE" w:rsidDel="004C5C99">
          <w:rPr>
            <w:rFonts w:asciiTheme="majorHAnsi" w:hAnsiTheme="majorHAnsi" w:cstheme="majorHAnsi"/>
            <w:u w:val="single"/>
          </w:rPr>
          <w:delText xml:space="preserve">it </w:delText>
        </w:r>
      </w:del>
      <w:del w:id="319" w:author="Dunsby, Christopher W" w:date="2023-06-10T22:21:00Z">
        <w:r w:rsidRPr="009D4CAE" w:rsidDel="00F31BCE">
          <w:rPr>
            <w:rFonts w:asciiTheme="majorHAnsi" w:hAnsiTheme="majorHAnsi" w:cstheme="majorHAnsi"/>
            <w:u w:val="single"/>
          </w:rPr>
          <w:delText>works</w:delText>
        </w:r>
      </w:del>
    </w:p>
    <w:p w14:paraId="5B3DC446" w14:textId="16864CCD" w:rsidR="00DE1C9E" w:rsidRPr="009D4CAE" w:rsidDel="00F31BCE" w:rsidRDefault="00DE1C9E" w:rsidP="00DE1C9E">
      <w:pPr>
        <w:rPr>
          <w:del w:id="320" w:author="Dunsby, Christopher W" w:date="2023-06-10T22:21:00Z"/>
          <w:rFonts w:asciiTheme="majorHAnsi" w:hAnsiTheme="majorHAnsi" w:cstheme="majorHAnsi"/>
        </w:rPr>
      </w:pPr>
      <w:del w:id="321" w:author="Dunsby, Christopher W" w:date="2023-06-10T22:21:00Z">
        <w:r w:rsidRPr="009D4CAE" w:rsidDel="00F31BCE">
          <w:rPr>
            <w:rFonts w:asciiTheme="majorHAnsi" w:hAnsiTheme="majorHAnsi" w:cstheme="majorHAnsi"/>
          </w:rPr>
          <w:delText>Put these scripts in fiji subfolder -&gt; path-to-fiji\Fiji.app\plugins\Scripts\dOPM</w:delText>
        </w:r>
      </w:del>
    </w:p>
    <w:p w14:paraId="6B9FA93D" w14:textId="7BF0C8A2" w:rsidR="00DE1C9E" w:rsidRPr="009D4CAE" w:rsidDel="00F31BCE" w:rsidRDefault="00DE1C9E" w:rsidP="00DE1C9E">
      <w:pPr>
        <w:rPr>
          <w:del w:id="322" w:author="Dunsby, Christopher W" w:date="2023-06-10T22:21:00Z"/>
          <w:rFonts w:asciiTheme="majorHAnsi" w:hAnsiTheme="majorHAnsi" w:cstheme="majorHAnsi"/>
        </w:rPr>
      </w:pPr>
      <w:del w:id="323" w:author="Dunsby, Christopher W" w:date="2023-06-10T22:21:00Z">
        <w:r w:rsidRPr="009D4CAE" w:rsidDel="00F31BCE">
          <w:rPr>
            <w:rFonts w:asciiTheme="majorHAnsi" w:hAnsiTheme="majorHAnsi" w:cstheme="majorHAnsi"/>
          </w:rPr>
          <w:delText xml:space="preserve">Use this version of Fiji (all others not compatible) -&gt; </w:delText>
        </w:r>
        <w:r w:rsidR="00DE470F" w:rsidDel="00F31BCE">
          <w:fldChar w:fldCharType="begin"/>
        </w:r>
        <w:r w:rsidR="00DE470F" w:rsidDel="00F31BCE">
          <w:delInstrText xml:space="preserve"> HYPERLINK "https://imperialcollegelondon.box.com/s/555qs9ufjrrh8b43ocry4gp4x0yhh36a" </w:delInstrText>
        </w:r>
        <w:r w:rsidR="00DE470F" w:rsidDel="00F31BCE">
          <w:fldChar w:fldCharType="separate"/>
        </w:r>
        <w:r w:rsidRPr="009D4CAE" w:rsidDel="00F31BCE">
          <w:rPr>
            <w:rStyle w:val="Hyperlink"/>
            <w:rFonts w:asciiTheme="majorHAnsi" w:hAnsiTheme="majorHAnsi" w:cstheme="majorHAnsi"/>
          </w:rPr>
          <w:delText>https://imperialcollegelondon.box.com/s/555qs9ufjrrh8b43ocry4gp4x0yhh36a</w:delText>
        </w:r>
        <w:r w:rsidR="00DE470F" w:rsidDel="00F31BCE">
          <w:rPr>
            <w:rStyle w:val="Hyperlink"/>
            <w:rFonts w:asciiTheme="majorHAnsi" w:hAnsiTheme="majorHAnsi" w:cstheme="majorHAnsi"/>
          </w:rPr>
          <w:fldChar w:fldCharType="end"/>
        </w:r>
      </w:del>
    </w:p>
    <w:p w14:paraId="2724BBAD" w14:textId="77777777" w:rsidR="00B77B81" w:rsidRPr="009D4CAE" w:rsidRDefault="00DE1C9E" w:rsidP="00DE1C9E">
      <w:pPr>
        <w:rPr>
          <w:rFonts w:asciiTheme="majorHAnsi" w:hAnsiTheme="majorHAnsi" w:cstheme="majorHAnsi"/>
        </w:rPr>
      </w:pPr>
      <w:r w:rsidRPr="009D4CAE">
        <w:rPr>
          <w:rFonts w:asciiTheme="majorHAnsi" w:hAnsiTheme="majorHAnsi" w:cstheme="majorHAnsi"/>
        </w:rPr>
        <w:t xml:space="preserve">Demo data: </w:t>
      </w:r>
    </w:p>
    <w:p w14:paraId="2F6B4B77" w14:textId="67B47671" w:rsidR="00DE1C9E" w:rsidRPr="009D4CAE" w:rsidRDefault="00341E87" w:rsidP="00DE1C9E">
      <w:pPr>
        <w:rPr>
          <w:rFonts w:asciiTheme="majorHAnsi" w:hAnsiTheme="majorHAnsi" w:cstheme="majorHAnsi"/>
        </w:rPr>
      </w:pPr>
      <w:hyperlink r:id="rId17" w:history="1">
        <w:r w:rsidR="00B77B81" w:rsidRPr="009D4CAE">
          <w:rPr>
            <w:rStyle w:val="Hyperlink"/>
            <w:rFonts w:asciiTheme="majorHAnsi" w:hAnsiTheme="majorHAnsi" w:cstheme="majorHAnsi"/>
          </w:rPr>
          <w:t>https://imperialcollegelondon.app.box.com/s/kweg5c8w3r8hhkhuxy80du6binwhlhkv</w:t>
        </w:r>
      </w:hyperlink>
    </w:p>
    <w:p w14:paraId="3A2CD84E" w14:textId="3785B5DB" w:rsidR="00DE1C9E" w:rsidRPr="009D4CAE" w:rsidRDefault="00DE1C9E" w:rsidP="00DE1C9E">
      <w:pPr>
        <w:pStyle w:val="Heading1"/>
        <w:rPr>
          <w:rFonts w:cstheme="majorHAnsi"/>
        </w:rPr>
      </w:pPr>
      <w:bookmarkStart w:id="324" w:name="_Toc137194057"/>
      <w:r w:rsidRPr="009D4CAE">
        <w:rPr>
          <w:rFonts w:cstheme="majorHAnsi"/>
        </w:rPr>
        <w:t xml:space="preserve">Step 2 – </w:t>
      </w:r>
      <w:ins w:id="325" w:author="Dunsby, Christopher W" w:date="2023-06-10T22:36:00Z">
        <w:r w:rsidR="004B200E">
          <w:rPr>
            <w:rFonts w:cstheme="majorHAnsi"/>
          </w:rPr>
          <w:t>M</w:t>
        </w:r>
      </w:ins>
      <w:del w:id="326" w:author="Dunsby, Christopher W" w:date="2023-06-10T22:36:00Z">
        <w:r w:rsidRPr="009D4CAE" w:rsidDel="004B200E">
          <w:rPr>
            <w:rFonts w:cstheme="majorHAnsi"/>
          </w:rPr>
          <w:delText>m</w:delText>
        </w:r>
      </w:del>
      <w:r w:rsidRPr="009D4CAE">
        <w:rPr>
          <w:rFonts w:cstheme="majorHAnsi"/>
        </w:rPr>
        <w:t xml:space="preserve">ake </w:t>
      </w:r>
      <w:r w:rsidR="008A3301" w:rsidRPr="009D4CAE">
        <w:rPr>
          <w:rFonts w:cstheme="majorHAnsi"/>
        </w:rPr>
        <w:t xml:space="preserve">MVR </w:t>
      </w:r>
      <w:r w:rsidRPr="009D4CAE">
        <w:rPr>
          <w:rFonts w:cstheme="majorHAnsi"/>
        </w:rPr>
        <w:t>dataset for beads and co-register dOPM views1&amp;2</w:t>
      </w:r>
      <w:bookmarkEnd w:id="324"/>
    </w:p>
    <w:p w14:paraId="0D2F2D3E" w14:textId="6A104A58" w:rsidR="00DE1C9E" w:rsidRPr="009D4CAE" w:rsidRDefault="00DE1C9E" w:rsidP="00DE1C9E">
      <w:pPr>
        <w:pStyle w:val="ListParagraph"/>
        <w:numPr>
          <w:ilvl w:val="0"/>
          <w:numId w:val="5"/>
        </w:numPr>
        <w:rPr>
          <w:rFonts w:asciiTheme="majorHAnsi" w:hAnsiTheme="majorHAnsi" w:cstheme="majorHAnsi"/>
        </w:rPr>
      </w:pPr>
      <w:r w:rsidRPr="009D4CAE">
        <w:rPr>
          <w:rFonts w:asciiTheme="majorHAnsi" w:hAnsiTheme="majorHAnsi" w:cstheme="majorHAnsi"/>
        </w:rPr>
        <w:t>Click on the dOPM link and select ‘make mvr dataset’</w:t>
      </w:r>
      <w:ins w:id="327" w:author="Dunsby, Christopher W" w:date="2023-06-10T22:22:00Z">
        <w:r w:rsidR="00C70CCD">
          <w:rPr>
            <w:rFonts w:asciiTheme="majorHAnsi" w:hAnsiTheme="majorHAnsi" w:cstheme="majorHAnsi"/>
          </w:rPr>
          <w:t>.</w:t>
        </w:r>
      </w:ins>
    </w:p>
    <w:p w14:paraId="16C7D3C4" w14:textId="0B13CE36" w:rsidR="00B77B81" w:rsidRPr="009D4CAE" w:rsidRDefault="004B4F2F" w:rsidP="004B4F2F">
      <w:pPr>
        <w:rPr>
          <w:rFonts w:asciiTheme="majorHAnsi" w:hAnsiTheme="majorHAnsi" w:cstheme="majorHAnsi"/>
        </w:rPr>
      </w:pPr>
      <w:r w:rsidRPr="009D4CAE">
        <w:rPr>
          <w:rFonts w:asciiTheme="majorHAnsi" w:hAnsiTheme="majorHAnsi" w:cstheme="majorHAnsi"/>
          <w:noProof/>
        </w:rPr>
        <w:drawing>
          <wp:inline distT="0" distB="0" distL="0" distR="0" wp14:anchorId="00134275" wp14:editId="0116234F">
            <wp:extent cx="572452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14:paraId="66178F18" w14:textId="7F27FE9F" w:rsidR="004B4F2F" w:rsidRPr="009D4CAE" w:rsidRDefault="00C70CCD" w:rsidP="00DE1C9E">
      <w:pPr>
        <w:pStyle w:val="ListParagraph"/>
        <w:numPr>
          <w:ilvl w:val="0"/>
          <w:numId w:val="5"/>
        </w:numPr>
        <w:rPr>
          <w:rFonts w:asciiTheme="majorHAnsi" w:hAnsiTheme="majorHAnsi" w:cstheme="majorHAnsi"/>
        </w:rPr>
      </w:pPr>
      <w:commentRangeStart w:id="328"/>
      <w:commentRangeStart w:id="329"/>
      <w:ins w:id="330" w:author="Dunsby, Christopher W" w:date="2023-06-10T22:22:00Z">
        <w:r>
          <w:rPr>
            <w:rFonts w:asciiTheme="majorHAnsi" w:hAnsiTheme="majorHAnsi" w:cstheme="majorHAnsi"/>
          </w:rPr>
          <w:t>In</w:t>
        </w:r>
      </w:ins>
      <w:del w:id="331" w:author="Dunsby, Christopher W" w:date="2023-06-10T22:22:00Z">
        <w:r w:rsidR="00DE1C9E" w:rsidRPr="009D4CAE" w:rsidDel="00C70CCD">
          <w:rPr>
            <w:rFonts w:asciiTheme="majorHAnsi" w:hAnsiTheme="majorHAnsi" w:cstheme="majorHAnsi"/>
          </w:rPr>
          <w:delText>N</w:delText>
        </w:r>
      </w:del>
      <w:ins w:id="332" w:author="Dunsby, Christopher W" w:date="2023-06-10T22:22:00Z">
        <w:r>
          <w:rPr>
            <w:rFonts w:asciiTheme="majorHAnsi" w:hAnsiTheme="majorHAnsi" w:cstheme="majorHAnsi"/>
          </w:rPr>
          <w:t xml:space="preserve"> n</w:t>
        </w:r>
      </w:ins>
      <w:r w:rsidR="00DE1C9E" w:rsidRPr="009D4CAE">
        <w:rPr>
          <w:rFonts w:asciiTheme="majorHAnsi" w:hAnsiTheme="majorHAnsi" w:cstheme="majorHAnsi"/>
        </w:rPr>
        <w:t xml:space="preserve">ext dialog box </w:t>
      </w:r>
      <w:r w:rsidR="00D92CE5" w:rsidRPr="009D4CAE">
        <w:rPr>
          <w:rFonts w:asciiTheme="majorHAnsi" w:hAnsiTheme="majorHAnsi" w:cstheme="majorHAnsi"/>
        </w:rPr>
        <w:t>choose</w:t>
      </w:r>
      <w:del w:id="333" w:author="Dunsby, Christopher W" w:date="2023-06-10T22:22:00Z">
        <w:r w:rsidR="00D92CE5" w:rsidRPr="009D4CAE" w:rsidDel="00C70CCD">
          <w:rPr>
            <w:rFonts w:asciiTheme="majorHAnsi" w:hAnsiTheme="majorHAnsi" w:cstheme="majorHAnsi"/>
          </w:rPr>
          <w:delText>s</w:delText>
        </w:r>
      </w:del>
      <w:r w:rsidR="00DE1C9E" w:rsidRPr="009D4CAE">
        <w:rPr>
          <w:rFonts w:asciiTheme="majorHAnsi" w:hAnsiTheme="majorHAnsi" w:cstheme="majorHAnsi"/>
        </w:rPr>
        <w:t xml:space="preserve"> ‘</w:t>
      </w:r>
      <w:commentRangeEnd w:id="328"/>
      <w:r>
        <w:rPr>
          <w:rStyle w:val="CommentReference"/>
        </w:rPr>
        <w:commentReference w:id="328"/>
      </w:r>
      <w:commentRangeEnd w:id="329"/>
      <w:r w:rsidR="009B4110">
        <w:rPr>
          <w:rStyle w:val="CommentReference"/>
        </w:rPr>
        <w:commentReference w:id="329"/>
      </w:r>
      <w:r w:rsidR="00DE1C9E" w:rsidRPr="009D4CAE">
        <w:rPr>
          <w:rFonts w:asciiTheme="majorHAnsi" w:hAnsiTheme="majorHAnsi" w:cstheme="majorHAnsi"/>
        </w:rPr>
        <w:t>transform and register beads’</w:t>
      </w:r>
      <w:ins w:id="334" w:author="Dunsby, Christopher W" w:date="2023-06-10T22:22:00Z">
        <w:r>
          <w:rPr>
            <w:rFonts w:asciiTheme="majorHAnsi" w:hAnsiTheme="majorHAnsi" w:cstheme="majorHAnsi"/>
          </w:rPr>
          <w:t>.</w:t>
        </w:r>
      </w:ins>
    </w:p>
    <w:p w14:paraId="417C82A2" w14:textId="77777777" w:rsidR="00D40D68" w:rsidRDefault="00D40D68" w:rsidP="009D4CAE">
      <w:pPr>
        <w:pStyle w:val="Heading1"/>
        <w:rPr>
          <w:ins w:id="335" w:author="Dunsby, Christopher W" w:date="2023-06-10T22:23:00Z"/>
        </w:rPr>
      </w:pPr>
      <w:bookmarkStart w:id="336" w:name="_Toc137194058"/>
      <w:moveToRangeStart w:id="337" w:author="Dunsby, Christopher W" w:date="2023-06-10T22:23:00Z" w:name="move137328229"/>
      <w:moveTo w:id="338" w:author="Dunsby, Christopher W" w:date="2023-06-10T22:23:00Z">
        <w:r>
          <w:rPr>
            <w:noProof/>
          </w:rPr>
          <w:lastRenderedPageBreak/>
          <w:drawing>
            <wp:inline distT="0" distB="0" distL="0" distR="0" wp14:anchorId="41E4FE86" wp14:editId="09052E44">
              <wp:extent cx="45434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1657350"/>
                      </a:xfrm>
                      <a:prstGeom prst="rect">
                        <a:avLst/>
                      </a:prstGeom>
                      <a:noFill/>
                      <a:ln>
                        <a:noFill/>
                      </a:ln>
                    </pic:spPr>
                  </pic:pic>
                </a:graphicData>
              </a:graphic>
            </wp:inline>
          </w:drawing>
        </w:r>
      </w:moveTo>
      <w:moveToRangeEnd w:id="337"/>
    </w:p>
    <w:p w14:paraId="7FB44FEF" w14:textId="1EF55AC5" w:rsidR="009D4CAE" w:rsidRPr="009D4CAE" w:rsidRDefault="009D4CAE" w:rsidP="009D4CAE">
      <w:pPr>
        <w:pStyle w:val="Heading1"/>
      </w:pPr>
      <w:r w:rsidRPr="009D4CAE">
        <w:t xml:space="preserve">Step 3 </w:t>
      </w:r>
      <w:r>
        <w:t>–</w:t>
      </w:r>
      <w:ins w:id="339" w:author="Dunsby, Christopher W" w:date="2023-06-10T22:36:00Z">
        <w:r w:rsidR="004B200E">
          <w:t xml:space="preserve"> T</w:t>
        </w:r>
      </w:ins>
      <w:del w:id="340" w:author="Dunsby, Christopher W" w:date="2023-06-10T22:36:00Z">
        <w:r w:rsidDel="004B200E">
          <w:delText>t</w:delText>
        </w:r>
      </w:del>
      <w:r>
        <w:t xml:space="preserve">ransformation and </w:t>
      </w:r>
      <w:r w:rsidRPr="009D4CAE">
        <w:t>co</w:t>
      </w:r>
      <w:ins w:id="341" w:author="Dunsby, Christopher W" w:date="2023-06-10T22:36:00Z">
        <w:r w:rsidR="004B200E">
          <w:t>-</w:t>
        </w:r>
      </w:ins>
      <w:r w:rsidRPr="009D4CAE">
        <w:t xml:space="preserve">registration </w:t>
      </w:r>
      <w:r>
        <w:t xml:space="preserve">of </w:t>
      </w:r>
      <w:r w:rsidRPr="009D4CAE">
        <w:t>dOPM view 1</w:t>
      </w:r>
      <w:r>
        <w:t>&amp;</w:t>
      </w:r>
      <w:r w:rsidRPr="009D4CAE">
        <w:t xml:space="preserve">2 </w:t>
      </w:r>
      <w:r>
        <w:t>bead data</w:t>
      </w:r>
      <w:bookmarkEnd w:id="336"/>
    </w:p>
    <w:p w14:paraId="1D2F34BD" w14:textId="040312A6" w:rsidR="00DE1C9E" w:rsidDel="00D40D68" w:rsidRDefault="004B4F2F" w:rsidP="004B4F2F">
      <w:pPr>
        <w:rPr>
          <w:del w:id="342" w:author="Dunsby, Christopher W" w:date="2023-06-10T22:23:00Z"/>
        </w:rPr>
      </w:pPr>
      <w:moveFromRangeStart w:id="343" w:author="Dunsby, Christopher W" w:date="2023-06-10T22:23:00Z" w:name="move137328229"/>
      <w:moveFrom w:id="344" w:author="Dunsby, Christopher W" w:date="2023-06-10T22:23:00Z">
        <w:del w:id="345" w:author="Dunsby, Christopher W" w:date="2023-06-10T22:23:00Z">
          <w:r w:rsidDel="00D40D68">
            <w:rPr>
              <w:noProof/>
            </w:rPr>
            <w:drawing>
              <wp:inline distT="0" distB="0" distL="0" distR="0" wp14:anchorId="3B8559C8" wp14:editId="5FF94D4D">
                <wp:extent cx="4543425" cy="1657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1657350"/>
                        </a:xfrm>
                        <a:prstGeom prst="rect">
                          <a:avLst/>
                        </a:prstGeom>
                        <a:noFill/>
                        <a:ln>
                          <a:noFill/>
                        </a:ln>
                      </pic:spPr>
                    </pic:pic>
                  </a:graphicData>
                </a:graphic>
              </wp:inline>
            </w:drawing>
          </w:r>
        </w:del>
      </w:moveFrom>
      <w:moveFromRangeEnd w:id="343"/>
    </w:p>
    <w:p w14:paraId="500165C5" w14:textId="17C19F02" w:rsidR="004B4F2F" w:rsidRDefault="00DE1C9E" w:rsidP="00DE1C9E">
      <w:pPr>
        <w:pStyle w:val="ListParagraph"/>
        <w:numPr>
          <w:ilvl w:val="0"/>
          <w:numId w:val="5"/>
        </w:numPr>
      </w:pPr>
      <w:r>
        <w:t>Next dialog box</w:t>
      </w:r>
      <w:ins w:id="346" w:author="Dunsby, Christopher W" w:date="2023-06-10T22:24:00Z">
        <w:r w:rsidR="00AB3BF1">
          <w:t>,</w:t>
        </w:r>
      </w:ins>
      <w:r>
        <w:t xml:space="preserve"> choose folder where bead data </w:t>
      </w:r>
      <w:r w:rsidR="008A3301">
        <w:t xml:space="preserve">folder </w:t>
      </w:r>
      <w:del w:id="347" w:author="Dunsby, Christopher W" w:date="2023-06-10T22:24:00Z">
        <w:r w:rsidR="008A3301" w:rsidDel="00AB3BF1">
          <w:delText>address</w:delText>
        </w:r>
      </w:del>
      <w:ins w:id="348" w:author="Dunsby, Christopher W" w:date="2023-06-10T22:24:00Z">
        <w:r w:rsidR="00AB3BF1">
          <w:t>located, see screenshot below.</w:t>
        </w:r>
      </w:ins>
    </w:p>
    <w:p w14:paraId="70C99557" w14:textId="10CB3275" w:rsidR="00DE1C9E" w:rsidRDefault="00DE1C9E" w:rsidP="00DE1C9E">
      <w:pPr>
        <w:pStyle w:val="ListParagraph"/>
        <w:numPr>
          <w:ilvl w:val="0"/>
          <w:numId w:val="5"/>
        </w:numPr>
      </w:pPr>
      <w:del w:id="349" w:author="Dunsby, Christopher W" w:date="2023-06-10T22:24:00Z">
        <w:r w:rsidDel="009A5B5C">
          <w:delText xml:space="preserve">We are </w:delText>
        </w:r>
      </w:del>
      <w:ins w:id="350" w:author="Dunsby, Christopher W" w:date="2023-06-10T22:24:00Z">
        <w:r w:rsidR="009A5B5C">
          <w:t xml:space="preserve">The raw data is stored </w:t>
        </w:r>
      </w:ins>
      <w:r>
        <w:t xml:space="preserve">using ‘.nd2’ files </w:t>
      </w:r>
      <w:del w:id="351" w:author="Dunsby, Christopher W" w:date="2023-06-10T22:24:00Z">
        <w:r w:rsidDel="009A5B5C">
          <w:delText xml:space="preserve">for the raw data </w:delText>
        </w:r>
      </w:del>
      <w:r>
        <w:t xml:space="preserve">so leave ‘image file extension </w:t>
      </w:r>
      <w:ins w:id="352" w:author="Dunsby, Christopher W" w:date="2023-06-10T22:24:00Z">
        <w:r w:rsidR="009A5B5C">
          <w:t xml:space="preserve">unchanged </w:t>
        </w:r>
      </w:ins>
      <w:r>
        <w:t>as ‘.nd2’</w:t>
      </w:r>
      <w:ins w:id="353" w:author="Dunsby, Christopher W" w:date="2023-06-10T22:24:00Z">
        <w:r w:rsidR="009A5B5C">
          <w:t>.</w:t>
        </w:r>
      </w:ins>
    </w:p>
    <w:p w14:paraId="501A0725" w14:textId="4DF13EAB" w:rsidR="00DE1C9E" w:rsidRDefault="00DE1C9E" w:rsidP="00DE1C9E">
      <w:pPr>
        <w:pStyle w:val="ListParagraph"/>
        <w:numPr>
          <w:ilvl w:val="0"/>
          <w:numId w:val="5"/>
        </w:numPr>
      </w:pPr>
      <w:r>
        <w:t xml:space="preserve">Leave the </w:t>
      </w:r>
      <w:ins w:id="354" w:author="Dunsby, Christopher W" w:date="2023-06-10T22:25:00Z">
        <w:r w:rsidR="00684DAF">
          <w:t>‘</w:t>
        </w:r>
      </w:ins>
      <w:r>
        <w:t>file pattern</w:t>
      </w:r>
      <w:ins w:id="355" w:author="Dunsby, Christopher W" w:date="2023-06-10T22:25:00Z">
        <w:r w:rsidR="00684DAF">
          <w:t>’</w:t>
        </w:r>
      </w:ins>
      <w:r>
        <w:t xml:space="preserve"> as </w:t>
      </w:r>
      <w:ins w:id="356" w:author="Dunsby, Christopher W" w:date="2023-06-10T22:25:00Z">
        <w:r w:rsidR="009A5B5C">
          <w:t xml:space="preserve">shown in screenshot </w:t>
        </w:r>
      </w:ins>
      <w:r>
        <w:t>below</w:t>
      </w:r>
      <w:ins w:id="357" w:author="Dunsby, Christopher W" w:date="2023-06-10T22:24:00Z">
        <w:r w:rsidR="009A5B5C">
          <w:t>.</w:t>
        </w:r>
      </w:ins>
    </w:p>
    <w:p w14:paraId="2CC1327A" w14:textId="1DE169DE" w:rsidR="00DE1C9E" w:rsidRDefault="00DE1C9E" w:rsidP="00DE1C9E">
      <w:pPr>
        <w:pStyle w:val="ListParagraph"/>
        <w:numPr>
          <w:ilvl w:val="0"/>
          <w:numId w:val="5"/>
        </w:numPr>
      </w:pPr>
      <w:r>
        <w:t xml:space="preserve">Leave the </w:t>
      </w:r>
      <w:ins w:id="358" w:author="Dunsby, Christopher W" w:date="2023-06-10T22:25:00Z">
        <w:r w:rsidR="00684DAF">
          <w:t>‘</w:t>
        </w:r>
      </w:ins>
      <w:r>
        <w:t>pixel size</w:t>
      </w:r>
      <w:ins w:id="359" w:author="Dunsby, Christopher W" w:date="2023-06-10T22:25:00Z">
        <w:r w:rsidR="00684DAF">
          <w:t>’</w:t>
        </w:r>
      </w:ins>
      <w:r>
        <w:t xml:space="preserve"> and </w:t>
      </w:r>
      <w:ins w:id="360" w:author="Dunsby, Christopher W" w:date="2023-06-10T22:25:00Z">
        <w:r w:rsidR="00684DAF">
          <w:t>‘</w:t>
        </w:r>
      </w:ins>
      <w:r>
        <w:t xml:space="preserve">prism </w:t>
      </w:r>
      <w:ins w:id="361" w:author="Dunsby, Christopher W" w:date="2023-06-10T22:25:00Z">
        <w:r w:rsidR="00684DAF">
          <w:t xml:space="preserve">angle’ </w:t>
        </w:r>
      </w:ins>
      <w:r>
        <w:t xml:space="preserve">values </w:t>
      </w:r>
      <w:ins w:id="362" w:author="Dunsby, Christopher W" w:date="2023-06-10T22:25:00Z">
        <w:r w:rsidR="00684DAF">
          <w:t xml:space="preserve">as shown </w:t>
        </w:r>
      </w:ins>
      <w:r>
        <w:t xml:space="preserve">below, the user needs to keep track of pixel size and prism angle in the specific dOPM system being used – </w:t>
      </w:r>
      <w:del w:id="363" w:author="Dunsby, Christopher W" w:date="2023-06-10T22:25:00Z">
        <w:r w:rsidDel="00684DAF">
          <w:delText>ideally would be in</w:delText>
        </w:r>
      </w:del>
      <w:ins w:id="364" w:author="Dunsby, Christopher W" w:date="2023-06-10T22:25:00Z">
        <w:r w:rsidR="00684DAF">
          <w:t>currently this is not stored in the</w:t>
        </w:r>
      </w:ins>
      <w:r>
        <w:t xml:space="preserve"> image metadata</w:t>
      </w:r>
      <w:ins w:id="365" w:author="Dunsby, Christopher W" w:date="2023-06-10T22:25:00Z">
        <w:r w:rsidR="00684DAF">
          <w:t>.</w:t>
        </w:r>
      </w:ins>
    </w:p>
    <w:p w14:paraId="7EABA10E" w14:textId="7F9B6EAF" w:rsidR="004B4F2F" w:rsidRDefault="004B4F2F" w:rsidP="004B4F2F">
      <w:r>
        <w:rPr>
          <w:noProof/>
        </w:rPr>
        <w:drawing>
          <wp:inline distT="0" distB="0" distL="0" distR="0" wp14:anchorId="36AA47F6" wp14:editId="23A1F525">
            <wp:extent cx="545782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2028825"/>
                    </a:xfrm>
                    <a:prstGeom prst="rect">
                      <a:avLst/>
                    </a:prstGeom>
                    <a:noFill/>
                    <a:ln>
                      <a:noFill/>
                    </a:ln>
                  </pic:spPr>
                </pic:pic>
              </a:graphicData>
            </a:graphic>
          </wp:inline>
        </w:drawing>
      </w:r>
    </w:p>
    <w:p w14:paraId="08F22092" w14:textId="5FC9797E" w:rsidR="004B4F2F" w:rsidRDefault="00DE1C9E" w:rsidP="008A3301">
      <w:pPr>
        <w:pStyle w:val="ListParagraph"/>
        <w:numPr>
          <w:ilvl w:val="0"/>
          <w:numId w:val="6"/>
        </w:numPr>
      </w:pPr>
      <w:r>
        <w:t>When ‘OK’ pressed</w:t>
      </w:r>
      <w:r w:rsidR="00B77B81">
        <w:t>,</w:t>
      </w:r>
      <w:r>
        <w:t xml:space="preserve"> the log window will print </w:t>
      </w:r>
      <w:del w:id="366" w:author="Dunsby, Christopher W" w:date="2023-06-10T22:26:00Z">
        <w:r w:rsidDel="008701CD">
          <w:delText xml:space="preserve">stuff </w:delText>
        </w:r>
      </w:del>
      <w:ins w:id="367" w:author="Dunsby, Christopher W" w:date="2023-06-10T22:26:00Z">
        <w:r w:rsidR="008701CD">
          <w:t xml:space="preserve">text indicating progress </w:t>
        </w:r>
      </w:ins>
      <w:r>
        <w:t>and will complete with ‘Finished’ – wait for this</w:t>
      </w:r>
      <w:r w:rsidR="008A3301">
        <w:t>. Now the bead dataset is setup.</w:t>
      </w:r>
    </w:p>
    <w:p w14:paraId="453EE60B" w14:textId="6B2A90E9" w:rsidR="004B4F2F" w:rsidRDefault="004B4F2F" w:rsidP="004B4F2F">
      <w:r>
        <w:rPr>
          <w:noProof/>
        </w:rPr>
        <w:lastRenderedPageBreak/>
        <w:drawing>
          <wp:inline distT="0" distB="0" distL="0" distR="0" wp14:anchorId="1B3FAC57" wp14:editId="04E4F6A0">
            <wp:extent cx="57245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14:paraId="79DAD23E" w14:textId="77777777" w:rsidR="009D4CAE" w:rsidRDefault="009D4CAE">
      <w:pPr>
        <w:pPrChange w:id="368" w:author="Dunsby, Christopher W" w:date="2023-06-10T22:26:00Z">
          <w:pPr>
            <w:pStyle w:val="ListParagraph"/>
          </w:pPr>
        </w:pPrChange>
      </w:pPr>
    </w:p>
    <w:p w14:paraId="27280B90" w14:textId="1047C1D0" w:rsidR="009D4CAE" w:rsidRPr="009D4CAE" w:rsidRDefault="009D4CAE" w:rsidP="009D4CAE">
      <w:pPr>
        <w:pStyle w:val="Heading1"/>
      </w:pPr>
      <w:bookmarkStart w:id="369" w:name="_Toc137194059"/>
      <w:r>
        <w:t xml:space="preserve">Step 4 - </w:t>
      </w:r>
      <w:r w:rsidRPr="009D4CAE">
        <w:t xml:space="preserve">Visually inspect coregistration quality </w:t>
      </w:r>
      <w:r w:rsidR="00CE09A7">
        <w:t>bead data</w:t>
      </w:r>
      <w:bookmarkEnd w:id="369"/>
    </w:p>
    <w:p w14:paraId="4FBCD1F0" w14:textId="03BB54CA" w:rsidR="009D4CAE" w:rsidRDefault="00DE1C9E" w:rsidP="009D4CAE">
      <w:pPr>
        <w:pStyle w:val="ListParagraph"/>
        <w:numPr>
          <w:ilvl w:val="0"/>
          <w:numId w:val="6"/>
        </w:numPr>
      </w:pPr>
      <w:r>
        <w:t xml:space="preserve">The </w:t>
      </w:r>
      <w:r w:rsidR="00CE09A7">
        <w:t>bead d</w:t>
      </w:r>
      <w:r>
        <w:t>ataset consists of a dataset based on the raw ‘.nd2’ data and within that there is a version where the raw data has been resaved has ‘.hdf5’</w:t>
      </w:r>
      <w:r w:rsidR="008A3301">
        <w:t xml:space="preserve"> – take a look and read the wiki pages for info on MVF plugin for more information about </w:t>
      </w:r>
      <w:ins w:id="370" w:author="Dunsby, Christopher W" w:date="2023-06-10T22:26:00Z">
        <w:r w:rsidR="00E578C9">
          <w:t xml:space="preserve">the </w:t>
        </w:r>
      </w:ins>
      <w:r w:rsidR="008A3301">
        <w:t>MVR dataset definition.</w:t>
      </w:r>
    </w:p>
    <w:p w14:paraId="46665660" w14:textId="54DAD747" w:rsidR="008D6F48" w:rsidRDefault="008D6F48" w:rsidP="008D6F48">
      <w:pPr>
        <w:pStyle w:val="ListParagraph"/>
        <w:numPr>
          <w:ilvl w:val="0"/>
          <w:numId w:val="6"/>
        </w:numPr>
      </w:pPr>
      <w:r>
        <w:t xml:space="preserve">In the next step we will visualise the bead dataset </w:t>
      </w:r>
      <w:r w:rsidR="00B12338">
        <w:t>with MVF</w:t>
      </w:r>
      <w:ins w:id="371" w:author="Dunsby, Christopher W" w:date="2023-06-10T22:27:00Z">
        <w:r w:rsidR="00AD618D">
          <w:t>’s</w:t>
        </w:r>
      </w:ins>
      <w:r w:rsidR="00B12338">
        <w:t xml:space="preserve"> use of the ‘Bigdataviewer’ and check by eye if the beads from views 1&amp;2 are visibly overlapping to be judged as </w:t>
      </w:r>
      <w:r>
        <w:t>coregistered</w:t>
      </w:r>
      <w:ins w:id="372" w:author="Dunsby, Christopher W" w:date="2023-06-10T22:27:00Z">
        <w:r w:rsidR="00AD618D">
          <w:t>.</w:t>
        </w:r>
      </w:ins>
    </w:p>
    <w:p w14:paraId="465DC309" w14:textId="650D5CF2" w:rsidR="008D6F48" w:rsidRDefault="008D6F48" w:rsidP="008D6F48">
      <w:pPr>
        <w:pStyle w:val="ListParagraph"/>
        <w:numPr>
          <w:ilvl w:val="0"/>
          <w:numId w:val="6"/>
        </w:numPr>
      </w:pPr>
      <w:r>
        <w:t xml:space="preserve">Go </w:t>
      </w:r>
      <w:del w:id="373" w:author="Dunsby, Christopher W" w:date="2023-06-10T22:27:00Z">
        <w:r w:rsidDel="00AD618D">
          <w:delText xml:space="preserve">on </w:delText>
        </w:r>
      </w:del>
      <w:ins w:id="374" w:author="Dunsby, Christopher W" w:date="2023-06-10T22:27:00Z">
        <w:r w:rsidR="00AD618D">
          <w:t xml:space="preserve">to </w:t>
        </w:r>
      </w:ins>
      <w:r>
        <w:t xml:space="preserve">the plugins menu and click on the ‘Multiview Reconstruction’ option </w:t>
      </w:r>
      <w:ins w:id="375" w:author="Dunsby, Christopher W" w:date="2023-06-10T22:28:00Z">
        <w:r w:rsidR="00AD618D">
          <w:t xml:space="preserve">and </w:t>
        </w:r>
      </w:ins>
      <w:r>
        <w:t xml:space="preserve">then the </w:t>
      </w:r>
      <w:ins w:id="376" w:author="Dunsby, Christopher W" w:date="2023-06-10T22:28:00Z">
        <w:r w:rsidR="00306DA4">
          <w:t xml:space="preserve">‘multiview reconstruction </w:t>
        </w:r>
      </w:ins>
      <w:r>
        <w:t>application</w:t>
      </w:r>
      <w:ins w:id="377" w:author="Dunsby, Christopher W" w:date="2023-06-10T22:28:00Z">
        <w:r w:rsidR="00306DA4">
          <w:t>’</w:t>
        </w:r>
      </w:ins>
      <w:r>
        <w:t xml:space="preserve"> option as </w:t>
      </w:r>
      <w:ins w:id="378" w:author="Dunsby, Christopher W" w:date="2023-06-10T22:27:00Z">
        <w:r w:rsidR="00AD618D">
          <w:t xml:space="preserve">shown </w:t>
        </w:r>
      </w:ins>
      <w:r>
        <w:t xml:space="preserve">in the </w:t>
      </w:r>
      <w:del w:id="379" w:author="Dunsby, Christopher W" w:date="2023-06-10T22:27:00Z">
        <w:r w:rsidDel="00AD618D">
          <w:delText xml:space="preserve">image </w:delText>
        </w:r>
      </w:del>
      <w:ins w:id="380" w:author="Dunsby, Christopher W" w:date="2023-06-10T22:27:00Z">
        <w:r w:rsidR="00AD618D">
          <w:t xml:space="preserve">screenshot </w:t>
        </w:r>
      </w:ins>
      <w:r>
        <w:t>below</w:t>
      </w:r>
      <w:ins w:id="381" w:author="Dunsby, Christopher W" w:date="2023-06-10T22:27:00Z">
        <w:r w:rsidR="00AD618D">
          <w:t>.</w:t>
        </w:r>
      </w:ins>
    </w:p>
    <w:p w14:paraId="2F9833EE" w14:textId="67BA8A1F" w:rsidR="008D6F48" w:rsidRDefault="008D6F48" w:rsidP="006B67EF">
      <w:pPr>
        <w:jc w:val="center"/>
      </w:pPr>
      <w:r>
        <w:rPr>
          <w:noProof/>
        </w:rPr>
        <w:lastRenderedPageBreak/>
        <w:drawing>
          <wp:inline distT="0" distB="0" distL="0" distR="0" wp14:anchorId="28740D67" wp14:editId="68F93023">
            <wp:extent cx="3441402" cy="5268036"/>
            <wp:effectExtent l="0" t="0" r="6985"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5822" cy="5274803"/>
                    </a:xfrm>
                    <a:prstGeom prst="rect">
                      <a:avLst/>
                    </a:prstGeom>
                    <a:noFill/>
                    <a:ln>
                      <a:noFill/>
                    </a:ln>
                  </pic:spPr>
                </pic:pic>
              </a:graphicData>
            </a:graphic>
          </wp:inline>
        </w:drawing>
      </w:r>
    </w:p>
    <w:p w14:paraId="077C184A" w14:textId="4FD06B5C" w:rsidR="003A2FA7" w:rsidRPr="008A3301" w:rsidRDefault="008A3301" w:rsidP="003A2FA7">
      <w:pPr>
        <w:pStyle w:val="ListParagraph"/>
        <w:numPr>
          <w:ilvl w:val="0"/>
          <w:numId w:val="7"/>
        </w:numPr>
        <w:rPr>
          <w:b/>
          <w:bCs/>
        </w:rPr>
      </w:pPr>
      <w:del w:id="382" w:author="Dunsby, Christopher W" w:date="2023-06-10T22:28:00Z">
        <w:r w:rsidDel="00672354">
          <w:rPr>
            <w:b/>
            <w:bCs/>
          </w:rPr>
          <w:delText>L</w:delText>
        </w:r>
        <w:r w:rsidR="003A2FA7" w:rsidRPr="008A3301" w:rsidDel="00672354">
          <w:rPr>
            <w:b/>
            <w:bCs/>
          </w:rPr>
          <w:delText xml:space="preserve">ook </w:delText>
        </w:r>
      </w:del>
      <w:ins w:id="383" w:author="Dunsby, Christopher W" w:date="2023-06-10T22:28:00Z">
        <w:r w:rsidR="00672354">
          <w:rPr>
            <w:b/>
            <w:bCs/>
          </w:rPr>
          <w:t>Browse to</w:t>
        </w:r>
      </w:ins>
      <w:del w:id="384" w:author="Dunsby, Christopher W" w:date="2023-06-10T22:28:00Z">
        <w:r w:rsidR="003A2FA7" w:rsidRPr="008A3301" w:rsidDel="00672354">
          <w:rPr>
            <w:b/>
            <w:bCs/>
          </w:rPr>
          <w:delText>for</w:delText>
        </w:r>
      </w:del>
      <w:r w:rsidR="003A2FA7" w:rsidRPr="008A3301">
        <w:rPr>
          <w:b/>
          <w:bCs/>
        </w:rPr>
        <w:t xml:space="preserve"> your bead data folder and within that should be a folder named ‘hdf5’ </w:t>
      </w:r>
      <w:ins w:id="385" w:author="Dunsby, Christopher W" w:date="2023-06-10T22:29:00Z">
        <w:r w:rsidR="00672354">
          <w:rPr>
            <w:b/>
            <w:bCs/>
          </w:rPr>
          <w:t xml:space="preserve">that contains an .xml file, </w:t>
        </w:r>
      </w:ins>
      <w:r w:rsidR="003A2FA7" w:rsidRPr="008A3301">
        <w:rPr>
          <w:b/>
          <w:bCs/>
        </w:rPr>
        <w:t>i.e. your-path\beads\hdf5\dataset.xml</w:t>
      </w:r>
      <w:ins w:id="386" w:author="Dunsby, Christopher W" w:date="2023-06-10T22:29:00Z">
        <w:r w:rsidR="001B29F5">
          <w:rPr>
            <w:b/>
            <w:bCs/>
          </w:rPr>
          <w:t>.</w:t>
        </w:r>
      </w:ins>
    </w:p>
    <w:p w14:paraId="57F08487" w14:textId="6E39EFA2" w:rsidR="003A2FA7" w:rsidRDefault="003A2FA7" w:rsidP="003A2FA7">
      <w:pPr>
        <w:pStyle w:val="ListParagraph"/>
        <w:numPr>
          <w:ilvl w:val="0"/>
          <w:numId w:val="7"/>
        </w:numPr>
      </w:pPr>
      <w:r>
        <w:t>Click on this ‘xml’ file – this file defines the MVR dataset</w:t>
      </w:r>
      <w:r w:rsidR="00CE09A7">
        <w:t xml:space="preserve"> </w:t>
      </w:r>
      <w:del w:id="387" w:author="Dunsby, Christopher W" w:date="2023-06-10T22:29:00Z">
        <w:r w:rsidR="00CE09A7" w:rsidDel="001B29F5">
          <w:delText xml:space="preserve">we </w:delText>
        </w:r>
      </w:del>
      <w:r w:rsidR="00CE09A7">
        <w:t>use</w:t>
      </w:r>
      <w:ins w:id="388" w:author="Dunsby, Christopher W" w:date="2023-06-10T22:29:00Z">
        <w:r w:rsidR="001B29F5">
          <w:t>d</w:t>
        </w:r>
      </w:ins>
      <w:r w:rsidR="00CE09A7">
        <w:t xml:space="preserve"> for previewing with the </w:t>
      </w:r>
      <w:del w:id="389" w:author="Dunsby, Christopher W" w:date="2023-06-10T22:29:00Z">
        <w:r w:rsidR="00CE09A7" w:rsidRPr="00CE09A7" w:rsidDel="001B29F5">
          <w:delText xml:space="preserve"> </w:delText>
        </w:r>
      </w:del>
      <w:r w:rsidR="00CE09A7" w:rsidRPr="00CE09A7">
        <w:t>‘Bigdataviewer’</w:t>
      </w:r>
      <w:ins w:id="390" w:author="Dunsby, Christopher W" w:date="2023-06-10T22:29:00Z">
        <w:r w:rsidR="001B29F5">
          <w:t>.</w:t>
        </w:r>
      </w:ins>
    </w:p>
    <w:p w14:paraId="06357ECC" w14:textId="4598AE35" w:rsidR="003A2FA7" w:rsidRDefault="003A2FA7" w:rsidP="003A2FA7">
      <w:pPr>
        <w:pStyle w:val="ListParagraph"/>
        <w:numPr>
          <w:ilvl w:val="0"/>
          <w:numId w:val="7"/>
        </w:numPr>
      </w:pPr>
      <w:r>
        <w:t>Press OK to explore this dataset with</w:t>
      </w:r>
      <w:ins w:id="391" w:author="Dunsby, Christopher W" w:date="2023-06-10T22:29:00Z">
        <w:r w:rsidR="001B29F5">
          <w:t>in</w:t>
        </w:r>
      </w:ins>
      <w:r>
        <w:t xml:space="preserve"> the MVR GUI</w:t>
      </w:r>
      <w:ins w:id="392" w:author="Dunsby, Christopher W" w:date="2023-06-10T22:29:00Z">
        <w:r w:rsidR="00296A98">
          <w:t>;</w:t>
        </w:r>
      </w:ins>
      <w:del w:id="393" w:author="Dunsby, Christopher W" w:date="2023-06-10T22:29:00Z">
        <w:r w:rsidR="00B12338" w:rsidDel="00296A98">
          <w:delText>,</w:delText>
        </w:r>
      </w:del>
      <w:r w:rsidR="00B12338">
        <w:t xml:space="preserve"> the ‘Bigdataviewer’ tool window of the data should automatically appear </w:t>
      </w:r>
      <w:r w:rsidR="00B12338" w:rsidRPr="00CE09A7">
        <w:rPr>
          <w:b/>
          <w:bCs/>
        </w:rPr>
        <w:t>– this automatic opening is because you opened the hdf5 converted dataset.</w:t>
      </w:r>
    </w:p>
    <w:p w14:paraId="4FD90E68" w14:textId="184B258E" w:rsidR="008D6F48" w:rsidRDefault="008D6F48" w:rsidP="006B67EF">
      <w:pPr>
        <w:jc w:val="center"/>
      </w:pPr>
      <w:r>
        <w:rPr>
          <w:noProof/>
        </w:rPr>
        <w:drawing>
          <wp:inline distT="0" distB="0" distL="0" distR="0" wp14:anchorId="2A195423" wp14:editId="08B090B6">
            <wp:extent cx="3521122" cy="1816219"/>
            <wp:effectExtent l="0" t="0" r="3175"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0700" cy="1821159"/>
                    </a:xfrm>
                    <a:prstGeom prst="rect">
                      <a:avLst/>
                    </a:prstGeom>
                    <a:noFill/>
                    <a:ln>
                      <a:noFill/>
                    </a:ln>
                  </pic:spPr>
                </pic:pic>
              </a:graphicData>
            </a:graphic>
          </wp:inline>
        </w:drawing>
      </w:r>
    </w:p>
    <w:p w14:paraId="7D19118C" w14:textId="0C9034FB" w:rsidR="003A2FA7" w:rsidRDefault="003A2FA7" w:rsidP="003A2FA7">
      <w:pPr>
        <w:pStyle w:val="ListParagraph"/>
        <w:numPr>
          <w:ilvl w:val="0"/>
          <w:numId w:val="8"/>
        </w:numPr>
      </w:pPr>
      <w:r>
        <w:lastRenderedPageBreak/>
        <w:t>To get to grips with using MVR application go to the plugin’s documentation and help</w:t>
      </w:r>
      <w:ins w:id="394" w:author="Dunsby, Christopher W" w:date="2023-06-10T22:30:00Z">
        <w:r w:rsidR="00296A98">
          <w:t xml:space="preserve"> file.</w:t>
        </w:r>
      </w:ins>
    </w:p>
    <w:p w14:paraId="08D5B751" w14:textId="3E9703E8" w:rsidR="003A2FA7" w:rsidRDefault="003A2FA7" w:rsidP="009D4CAE">
      <w:pPr>
        <w:pStyle w:val="ListParagraph"/>
        <w:numPr>
          <w:ilvl w:val="0"/>
          <w:numId w:val="8"/>
        </w:numPr>
      </w:pPr>
      <w:r>
        <w:t xml:space="preserve">The screenshot below shows you an example of using the </w:t>
      </w:r>
      <w:r w:rsidR="009D4CAE">
        <w:t>‘B</w:t>
      </w:r>
      <w:r>
        <w:t>igdataviewer</w:t>
      </w:r>
      <w:r w:rsidR="009D4CAE">
        <w:t xml:space="preserve">’ </w:t>
      </w:r>
      <w:r>
        <w:t>tool within the plugin to visualise the dataset</w:t>
      </w:r>
      <w:ins w:id="395" w:author="Dunsby, Christopher W" w:date="2023-06-10T22:30:00Z">
        <w:r w:rsidR="003C196F">
          <w:t>,</w:t>
        </w:r>
      </w:ins>
      <w:r>
        <w:t xml:space="preserve"> and the two dOPM views for one spectral channel are visualised in green and magenta</w:t>
      </w:r>
      <w:ins w:id="396" w:author="Dunsby, Christopher W" w:date="2023-06-10T22:30:00Z">
        <w:r w:rsidR="003C196F">
          <w:t>.</w:t>
        </w:r>
      </w:ins>
      <w:r w:rsidR="009D4CAE">
        <w:t xml:space="preserve"> </w:t>
      </w:r>
      <w:del w:id="397" w:author="Dunsby, Christopher W" w:date="2023-06-10T22:30:00Z">
        <w:r w:rsidR="009D4CAE" w:rsidDel="003C196F">
          <w:delText>-</w:delText>
        </w:r>
        <w:r w:rsidDel="003C196F">
          <w:delText xml:space="preserve"> r</w:delText>
        </w:r>
      </w:del>
      <w:ins w:id="398" w:author="Dunsby, Christopher W" w:date="2023-06-10T22:30:00Z">
        <w:r w:rsidR="003C196F">
          <w:t>R</w:t>
        </w:r>
      </w:ins>
      <w:r>
        <w:t>ead the plugin help documentation</w:t>
      </w:r>
      <w:r w:rsidR="009D4CAE">
        <w:t xml:space="preserve"> for </w:t>
      </w:r>
      <w:del w:id="399" w:author="Dunsby, Christopher W" w:date="2023-06-10T22:30:00Z">
        <w:r w:rsidR="009D4CAE" w:rsidDel="003C196F">
          <w:delText>a deeper understanding</w:delText>
        </w:r>
      </w:del>
      <w:ins w:id="400" w:author="Dunsby, Christopher W" w:date="2023-06-10T22:30:00Z">
        <w:r w:rsidR="003C196F">
          <w:t>m</w:t>
        </w:r>
      </w:ins>
      <w:ins w:id="401" w:author="Dunsby, Christopher W" w:date="2023-06-10T22:31:00Z">
        <w:r w:rsidR="003C196F">
          <w:t>ore detail on its use</w:t>
        </w:r>
      </w:ins>
      <w:r w:rsidR="009D4CAE">
        <w:t>.</w:t>
      </w:r>
    </w:p>
    <w:p w14:paraId="5271AA3C" w14:textId="1FE45DC7" w:rsidR="009D4CAE" w:rsidRDefault="003A2FA7" w:rsidP="003A2FA7">
      <w:pPr>
        <w:pStyle w:val="ListParagraph"/>
        <w:numPr>
          <w:ilvl w:val="0"/>
          <w:numId w:val="8"/>
        </w:numPr>
      </w:pPr>
      <w:r>
        <w:t>In the screenshot</w:t>
      </w:r>
      <w:ins w:id="402" w:author="Dunsby, Christopher W" w:date="2023-06-10T22:31:00Z">
        <w:r w:rsidR="003C196F">
          <w:t>,</w:t>
        </w:r>
      </w:ins>
      <w:r>
        <w:t xml:space="preserve"> the two views have clearly been successfully rotated, deskewed and co</w:t>
      </w:r>
      <w:ins w:id="403" w:author="Dunsby, Christopher W" w:date="2023-06-10T22:31:00Z">
        <w:r w:rsidR="003C196F">
          <w:t>-</w:t>
        </w:r>
      </w:ins>
      <w:r>
        <w:t>registere</w:t>
      </w:r>
      <w:r w:rsidR="00B12338">
        <w:t>d</w:t>
      </w:r>
      <w:ins w:id="404" w:author="Dunsby, Christopher W" w:date="2023-06-10T22:31:00Z">
        <w:r w:rsidR="003C196F">
          <w:t>,</w:t>
        </w:r>
      </w:ins>
      <w:r w:rsidR="00B12338">
        <w:t xml:space="preserve"> since the </w:t>
      </w:r>
      <w:r w:rsidR="00D92CE5">
        <w:t>bead’s</w:t>
      </w:r>
      <w:r w:rsidR="00B12338">
        <w:t xml:space="preserve"> volumes from the two views overlap. The </w:t>
      </w:r>
      <w:r>
        <w:t>registration process relied on calling some MVR plugin functions in the background</w:t>
      </w:r>
      <w:r w:rsidR="00B12338">
        <w:t xml:space="preserve"> of </w:t>
      </w:r>
      <w:del w:id="405" w:author="Dunsby, Christopher W" w:date="2023-06-10T22:31:00Z">
        <w:r w:rsidR="00B12338" w:rsidDel="003C196F">
          <w:delText xml:space="preserve">my </w:delText>
        </w:r>
      </w:del>
      <w:ins w:id="406" w:author="Dunsby, Christopher W" w:date="2023-06-10T22:31:00Z">
        <w:r w:rsidR="0065746A">
          <w:t>the dOPM script</w:t>
        </w:r>
      </w:ins>
      <w:del w:id="407" w:author="Dunsby, Christopher W" w:date="2023-06-10T22:31:00Z">
        <w:r w:rsidR="00B12338" w:rsidDel="0065746A">
          <w:delText>GUI based code</w:delText>
        </w:r>
      </w:del>
      <w:r>
        <w:t xml:space="preserve">. If the bead data has not been successfully coregistered you need to get help from an expert user or be prepared to start to understand more deeply how to use the MVR plugin. </w:t>
      </w:r>
    </w:p>
    <w:p w14:paraId="219CD4FA" w14:textId="44A0FC41" w:rsidR="003A2FA7" w:rsidRDefault="0065746A" w:rsidP="003A2FA7">
      <w:pPr>
        <w:pStyle w:val="ListParagraph"/>
        <w:numPr>
          <w:ilvl w:val="0"/>
          <w:numId w:val="8"/>
        </w:numPr>
      </w:pPr>
      <w:ins w:id="408" w:author="Dunsby, Christopher W" w:date="2023-06-10T22:32:00Z">
        <w:r>
          <w:t>I</w:t>
        </w:r>
      </w:ins>
      <w:del w:id="409" w:author="Dunsby, Christopher W" w:date="2023-06-10T22:32:00Z">
        <w:r w:rsidR="003A2FA7" w:rsidDel="0065746A">
          <w:delText>i</w:delText>
        </w:r>
      </w:del>
      <w:r w:rsidR="003A2FA7">
        <w:t xml:space="preserve">t is possible that </w:t>
      </w:r>
      <w:r w:rsidR="00971973">
        <w:t>bead registration fails or there is an error in the way the data is generated</w:t>
      </w:r>
      <w:r w:rsidR="009D4CAE">
        <w:t>. I</w:t>
      </w:r>
      <w:r w:rsidR="00971973">
        <w:t xml:space="preserve">n this case expert help or </w:t>
      </w:r>
      <w:ins w:id="410" w:author="Dunsby, Christopher W" w:date="2023-06-10T22:32:00Z">
        <w:r>
          <w:t xml:space="preserve">a </w:t>
        </w:r>
      </w:ins>
      <w:r w:rsidR="00971973">
        <w:t xml:space="preserve">deeper understanding of the MVR plugin is needed. </w:t>
      </w:r>
    </w:p>
    <w:p w14:paraId="3DEF9D97" w14:textId="42EDFBFC" w:rsidR="00971973" w:rsidRDefault="004725C6" w:rsidP="004B4F2F">
      <w:r>
        <w:rPr>
          <w:noProof/>
        </w:rPr>
        <w:drawing>
          <wp:inline distT="0" distB="0" distL="0" distR="0" wp14:anchorId="697EC948" wp14:editId="32122FBF">
            <wp:extent cx="5731510" cy="2043430"/>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388B492E" w14:textId="42E41F98" w:rsidR="00CE09A7" w:rsidRDefault="00CE09A7" w:rsidP="00CE09A7">
      <w:pPr>
        <w:pStyle w:val="Heading1"/>
      </w:pPr>
      <w:bookmarkStart w:id="411" w:name="_Toc137194060"/>
      <w:r>
        <w:t>Step 5 - S</w:t>
      </w:r>
      <w:r w:rsidRPr="00CE09A7">
        <w:t>etup MVR dataset for sample data</w:t>
      </w:r>
      <w:bookmarkEnd w:id="411"/>
    </w:p>
    <w:p w14:paraId="633E1759" w14:textId="10E5BCE3" w:rsidR="00971973" w:rsidRDefault="00971973" w:rsidP="00971973">
      <w:pPr>
        <w:pStyle w:val="ListParagraph"/>
        <w:numPr>
          <w:ilvl w:val="0"/>
          <w:numId w:val="9"/>
        </w:numPr>
        <w:rPr>
          <w:ins w:id="412" w:author="Dunsby, Christopher W" w:date="2023-06-10T22:34:00Z"/>
        </w:rPr>
      </w:pPr>
      <w:del w:id="413" w:author="Dunsby, Christopher W" w:date="2023-06-10T22:32:00Z">
        <w:r w:rsidDel="00B9169C">
          <w:delText>Now a</w:delText>
        </w:r>
      </w:del>
      <w:ins w:id="414" w:author="Dunsby, Christopher W" w:date="2023-06-10T22:32:00Z">
        <w:r w:rsidR="00B9169C">
          <w:t>A</w:t>
        </w:r>
      </w:ins>
      <w:r>
        <w:t xml:space="preserve">ssuming </w:t>
      </w:r>
      <w:ins w:id="415" w:author="Dunsby, Christopher W" w:date="2023-06-10T22:32:00Z">
        <w:r w:rsidR="00B9169C">
          <w:t xml:space="preserve">that </w:t>
        </w:r>
      </w:ins>
      <w:r>
        <w:t>the bead data is successfully transformed</w:t>
      </w:r>
      <w:ins w:id="416" w:author="Dunsby, Christopher W" w:date="2023-06-10T22:32:00Z">
        <w:r w:rsidR="00B9169C">
          <w:t>,</w:t>
        </w:r>
      </w:ins>
      <w:r>
        <w:t xml:space="preserve"> </w:t>
      </w:r>
      <w:del w:id="417" w:author="Dunsby, Christopher W" w:date="2023-06-10T22:32:00Z">
        <w:r w:rsidDel="00B9169C">
          <w:delText xml:space="preserve">we </w:delText>
        </w:r>
      </w:del>
      <w:ins w:id="418" w:author="Dunsby, Christopher W" w:date="2023-06-10T22:33:00Z">
        <w:r w:rsidR="00ED1F63">
          <w:t xml:space="preserve">then </w:t>
        </w:r>
      </w:ins>
      <w:r>
        <w:t>setup the sample data dataset</w:t>
      </w:r>
      <w:ins w:id="419" w:author="Dunsby, Christopher W" w:date="2023-06-10T22:33:00Z">
        <w:r w:rsidR="00ED1F63">
          <w:t>. This can be achieve</w:t>
        </w:r>
      </w:ins>
      <w:ins w:id="420" w:author="Dunsby, Christopher W" w:date="2023-06-10T22:34:00Z">
        <w:r w:rsidR="00ED1F63">
          <w:t>d</w:t>
        </w:r>
      </w:ins>
      <w:ins w:id="421" w:author="Dunsby, Christopher W" w:date="2023-06-10T22:33:00Z">
        <w:r w:rsidR="00ED1F63">
          <w:t xml:space="preserve"> using a similar and simpler process </w:t>
        </w:r>
      </w:ins>
      <w:ins w:id="422" w:author="Dunsby, Christopher W" w:date="2023-06-10T22:34:00Z">
        <w:r w:rsidR="00ED1F63">
          <w:t xml:space="preserve">to that used above for the beads. </w:t>
        </w:r>
      </w:ins>
      <w:del w:id="423" w:author="Dunsby, Christopher W" w:date="2023-06-10T22:34:00Z">
        <w:r w:rsidDel="00ED1F63">
          <w:delText xml:space="preserve"> doing a simpler operation to before</w:delText>
        </w:r>
        <w:r w:rsidR="00B12338" w:rsidDel="00ED1F63">
          <w:delText xml:space="preserve"> with beads – we </w:delText>
        </w:r>
      </w:del>
      <w:ins w:id="424" w:author="Dunsby, Christopher W" w:date="2023-06-10T22:34:00Z">
        <w:r w:rsidR="00ED1F63">
          <w:t xml:space="preserve">In this case the transformation obtained from the bead data can be </w:t>
        </w:r>
      </w:ins>
      <w:r w:rsidR="00B12338">
        <w:t>cop</w:t>
      </w:r>
      <w:ins w:id="425" w:author="Dunsby, Christopher W" w:date="2023-06-10T22:34:00Z">
        <w:r w:rsidR="00ED1F63">
          <w:t>ied</w:t>
        </w:r>
      </w:ins>
      <w:del w:id="426" w:author="Dunsby, Christopher W" w:date="2023-06-10T22:34:00Z">
        <w:r w:rsidR="00B12338" w:rsidDel="00ED1F63">
          <w:delText>y</w:delText>
        </w:r>
      </w:del>
      <w:r w:rsidR="00B12338">
        <w:t xml:space="preserve"> over</w:t>
      </w:r>
      <w:del w:id="427" w:author="Dunsby, Christopher W" w:date="2023-06-10T22:34:00Z">
        <w:r w:rsidR="00B12338" w:rsidDel="00ED1F63">
          <w:delText xml:space="preserve"> the bead transformations</w:delText>
        </w:r>
      </w:del>
      <w:ins w:id="428" w:author="Dunsby, Christopher W" w:date="2023-06-10T22:34:00Z">
        <w:r w:rsidR="00ED1F63">
          <w:t>.</w:t>
        </w:r>
      </w:ins>
    </w:p>
    <w:p w14:paraId="263310CB" w14:textId="172B4B2A" w:rsidR="00ED1F63" w:rsidRDefault="00ED1F63" w:rsidP="00971973">
      <w:pPr>
        <w:pStyle w:val="ListParagraph"/>
        <w:numPr>
          <w:ilvl w:val="0"/>
          <w:numId w:val="9"/>
        </w:numPr>
      </w:pPr>
      <w:commentRangeStart w:id="429"/>
      <w:commentRangeStart w:id="430"/>
      <w:ins w:id="431" w:author="Dunsby, Christopher W" w:date="2023-06-10T22:34:00Z">
        <w:r>
          <w:t>In the FIJI dOPM menu, select ‘make mvr dataset’.</w:t>
        </w:r>
        <w:commentRangeEnd w:id="429"/>
        <w:r>
          <w:rPr>
            <w:rStyle w:val="CommentReference"/>
          </w:rPr>
          <w:commentReference w:id="429"/>
        </w:r>
      </w:ins>
      <w:commentRangeEnd w:id="430"/>
      <w:r w:rsidR="009B4110">
        <w:rPr>
          <w:rStyle w:val="CommentReference"/>
        </w:rPr>
        <w:commentReference w:id="430"/>
      </w:r>
    </w:p>
    <w:p w14:paraId="2AE9B295" w14:textId="45580F8B" w:rsidR="00971973" w:rsidRDefault="00971973" w:rsidP="003C233D">
      <w:pPr>
        <w:jc w:val="center"/>
      </w:pPr>
      <w:r>
        <w:rPr>
          <w:noProof/>
        </w:rPr>
        <w:drawing>
          <wp:inline distT="0" distB="0" distL="0" distR="0" wp14:anchorId="5E591891" wp14:editId="3C2EF222">
            <wp:extent cx="4053385" cy="977938"/>
            <wp:effectExtent l="0" t="0" r="444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3251" cy="987556"/>
                    </a:xfrm>
                    <a:prstGeom prst="rect">
                      <a:avLst/>
                    </a:prstGeom>
                    <a:noFill/>
                    <a:ln>
                      <a:noFill/>
                    </a:ln>
                  </pic:spPr>
                </pic:pic>
              </a:graphicData>
            </a:graphic>
          </wp:inline>
        </w:drawing>
      </w:r>
    </w:p>
    <w:p w14:paraId="22BDB93C" w14:textId="6F51C1D0" w:rsidR="00ED1F63" w:rsidDel="0093139D" w:rsidRDefault="00971973">
      <w:pPr>
        <w:pStyle w:val="ListParagraph"/>
        <w:numPr>
          <w:ilvl w:val="0"/>
          <w:numId w:val="9"/>
        </w:numPr>
        <w:rPr>
          <w:del w:id="432" w:author="Dunsby, Christopher W" w:date="2023-06-10T22:35:00Z"/>
        </w:rPr>
      </w:pPr>
      <w:del w:id="433" w:author="Dunsby, Christopher W" w:date="2023-06-10T22:35:00Z">
        <w:r w:rsidDel="00ED1F63">
          <w:delText xml:space="preserve">This </w:delText>
        </w:r>
      </w:del>
      <w:ins w:id="434" w:author="Dunsby, Christopher W" w:date="2023-06-10T22:35:00Z">
        <w:r w:rsidR="00ED1F63">
          <w:t xml:space="preserve">The next </w:t>
        </w:r>
      </w:ins>
      <w:r>
        <w:t xml:space="preserve">step is different to </w:t>
      </w:r>
      <w:ins w:id="435" w:author="Dunsby, Christopher W" w:date="2023-06-10T22:35:00Z">
        <w:r w:rsidR="00ED1F63">
          <w:t xml:space="preserve">the </w:t>
        </w:r>
      </w:ins>
      <w:r>
        <w:t>bead dataset</w:t>
      </w:r>
      <w:r w:rsidR="00CE09A7">
        <w:t xml:space="preserve"> (steps 1-4 above)</w:t>
      </w:r>
      <w:ins w:id="436" w:author="Dunsby, Christopher W" w:date="2023-06-10T22:35:00Z">
        <w:r w:rsidR="00ED1F63">
          <w:t xml:space="preserve">. This time, </w:t>
        </w:r>
      </w:ins>
      <w:del w:id="437" w:author="Dunsby, Christopher W" w:date="2023-06-10T22:35:00Z">
        <w:r w:rsidDel="00ED1F63">
          <w:delText xml:space="preserve">, </w:delText>
        </w:r>
      </w:del>
      <w:r>
        <w:t>select ‘transform and register data’</w:t>
      </w:r>
      <w:ins w:id="438" w:author="Dunsby, Christopher W" w:date="2023-06-10T22:35:00Z">
        <w:r w:rsidR="00ED1F63">
          <w:t>.</w:t>
        </w:r>
        <w:r w:rsidR="0093139D">
          <w:t xml:space="preserve"> </w:t>
        </w:r>
      </w:ins>
    </w:p>
    <w:p w14:paraId="5FA427EC" w14:textId="45B5B3DF" w:rsidR="00971973" w:rsidRPr="0093139D" w:rsidRDefault="00971973" w:rsidP="0093139D">
      <w:pPr>
        <w:pStyle w:val="ListParagraph"/>
        <w:numPr>
          <w:ilvl w:val="0"/>
          <w:numId w:val="9"/>
        </w:numPr>
        <w:rPr>
          <w:b/>
          <w:bCs/>
        </w:rPr>
      </w:pPr>
      <w:r w:rsidRPr="0093139D">
        <w:rPr>
          <w:b/>
          <w:bCs/>
        </w:rPr>
        <w:t xml:space="preserve">This step </w:t>
      </w:r>
      <w:del w:id="439" w:author="Dunsby, Christopher W" w:date="2023-06-10T22:35:00Z">
        <w:r w:rsidRPr="0093139D" w:rsidDel="0093139D">
          <w:rPr>
            <w:b/>
            <w:bCs/>
          </w:rPr>
          <w:delText xml:space="preserve">assumes </w:delText>
        </w:r>
      </w:del>
      <w:ins w:id="440" w:author="Dunsby, Christopher W" w:date="2023-06-10T22:35:00Z">
        <w:r w:rsidR="0093139D">
          <w:rPr>
            <w:b/>
            <w:bCs/>
          </w:rPr>
          <w:t xml:space="preserve">requires that </w:t>
        </w:r>
      </w:ins>
      <w:r w:rsidRPr="0093139D">
        <w:rPr>
          <w:b/>
          <w:bCs/>
        </w:rPr>
        <w:t xml:space="preserve">you have completed the setting up of the bead </w:t>
      </w:r>
      <w:r w:rsidR="00CE09A7" w:rsidRPr="0093139D">
        <w:rPr>
          <w:b/>
          <w:bCs/>
        </w:rPr>
        <w:t>dataset (steps 1-4 above)</w:t>
      </w:r>
      <w:del w:id="441" w:author="Dunsby, Christopher W" w:date="2023-06-10T22:36:00Z">
        <w:r w:rsidR="00CE09A7" w:rsidRPr="0093139D" w:rsidDel="0093139D">
          <w:rPr>
            <w:b/>
            <w:bCs/>
          </w:rPr>
          <w:delText>,</w:delText>
        </w:r>
        <w:r w:rsidRPr="0093139D" w:rsidDel="0093139D">
          <w:rPr>
            <w:b/>
            <w:bCs/>
          </w:rPr>
          <w:delText xml:space="preserve"> </w:delText>
        </w:r>
        <w:r w:rsidR="004461A2" w:rsidRPr="0093139D" w:rsidDel="0093139D">
          <w:rPr>
            <w:b/>
            <w:bCs/>
          </w:rPr>
          <w:delText>steps need to be completed in the order given essentially</w:delText>
        </w:r>
      </w:del>
      <w:r w:rsidR="004461A2" w:rsidRPr="0093139D">
        <w:rPr>
          <w:b/>
          <w:bCs/>
        </w:rPr>
        <w:t>.</w:t>
      </w:r>
    </w:p>
    <w:p w14:paraId="07757725" w14:textId="77777777" w:rsidR="0093139D" w:rsidRDefault="0093139D">
      <w:pPr>
        <w:pStyle w:val="Heading1"/>
        <w:jc w:val="center"/>
        <w:rPr>
          <w:ins w:id="442" w:author="Dunsby, Christopher W" w:date="2023-06-10T22:36:00Z"/>
        </w:rPr>
        <w:pPrChange w:id="443" w:author="Dunsby, Christopher W" w:date="2023-06-10T22:36:00Z">
          <w:pPr>
            <w:pStyle w:val="Heading1"/>
          </w:pPr>
        </w:pPrChange>
      </w:pPr>
      <w:bookmarkStart w:id="444" w:name="_Toc137194061"/>
      <w:moveToRangeStart w:id="445" w:author="Dunsby, Christopher W" w:date="2023-06-10T22:36:00Z" w:name="move137328994"/>
      <w:moveTo w:id="446" w:author="Dunsby, Christopher W" w:date="2023-06-10T22:36:00Z">
        <w:r>
          <w:rPr>
            <w:noProof/>
          </w:rPr>
          <w:lastRenderedPageBreak/>
          <w:drawing>
            <wp:inline distT="0" distB="0" distL="0" distR="0" wp14:anchorId="5726D94C" wp14:editId="086B2C3A">
              <wp:extent cx="4356051" cy="204393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6332" cy="2053453"/>
                      </a:xfrm>
                      <a:prstGeom prst="rect">
                        <a:avLst/>
                      </a:prstGeom>
                      <a:noFill/>
                      <a:ln>
                        <a:noFill/>
                      </a:ln>
                    </pic:spPr>
                  </pic:pic>
                </a:graphicData>
              </a:graphic>
            </wp:inline>
          </w:drawing>
        </w:r>
      </w:moveTo>
      <w:moveToRangeEnd w:id="445"/>
    </w:p>
    <w:p w14:paraId="39BD1147" w14:textId="4584F245" w:rsidR="004461A2" w:rsidRPr="004461A2" w:rsidDel="004B200E" w:rsidRDefault="004461A2" w:rsidP="004461A2">
      <w:pPr>
        <w:pStyle w:val="Heading1"/>
        <w:rPr>
          <w:del w:id="447" w:author="Dunsby, Christopher W" w:date="2023-06-10T22:36:00Z"/>
        </w:rPr>
      </w:pPr>
      <w:r>
        <w:t xml:space="preserve">Step 6 – </w:t>
      </w:r>
      <w:ins w:id="448" w:author="Dunsby, Christopher W" w:date="2023-06-10T22:37:00Z">
        <w:r w:rsidR="004B200E">
          <w:t>C</w:t>
        </w:r>
      </w:ins>
      <w:del w:id="449" w:author="Dunsby, Christopher W" w:date="2023-06-10T22:37:00Z">
        <w:r w:rsidDel="004B200E">
          <w:delText>c</w:delText>
        </w:r>
      </w:del>
      <w:r>
        <w:t>opy transformations in MVR bead dataset to sample dataset</w:t>
      </w:r>
      <w:bookmarkEnd w:id="444"/>
    </w:p>
    <w:p w14:paraId="38E66FB9" w14:textId="152C0FC4" w:rsidR="004725C6" w:rsidRDefault="004B4F2F">
      <w:pPr>
        <w:pStyle w:val="Heading1"/>
        <w:pPrChange w:id="450" w:author="Dunsby, Christopher W" w:date="2023-06-10T22:36:00Z">
          <w:pPr>
            <w:jc w:val="center"/>
          </w:pPr>
        </w:pPrChange>
      </w:pPr>
      <w:moveFromRangeStart w:id="451" w:author="Dunsby, Christopher W" w:date="2023-06-10T22:36:00Z" w:name="move137328994"/>
      <w:moveFrom w:id="452" w:author="Dunsby, Christopher W" w:date="2023-06-10T22:36:00Z">
        <w:r w:rsidDel="0093139D">
          <w:rPr>
            <w:noProof/>
          </w:rPr>
          <w:drawing>
            <wp:inline distT="0" distB="0" distL="0" distR="0" wp14:anchorId="15B9EA70" wp14:editId="3FAD0695">
              <wp:extent cx="4356051" cy="204393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6332" cy="2053453"/>
                      </a:xfrm>
                      <a:prstGeom prst="rect">
                        <a:avLst/>
                      </a:prstGeom>
                      <a:noFill/>
                      <a:ln>
                        <a:noFill/>
                      </a:ln>
                    </pic:spPr>
                  </pic:pic>
                </a:graphicData>
              </a:graphic>
            </wp:inline>
          </w:drawing>
        </w:r>
      </w:moveFrom>
      <w:moveFromRangeEnd w:id="451"/>
    </w:p>
    <w:p w14:paraId="5622EC94" w14:textId="6D6513A7" w:rsidR="004B4F2F" w:rsidRDefault="004B200E" w:rsidP="00971973">
      <w:pPr>
        <w:pStyle w:val="ListParagraph"/>
        <w:numPr>
          <w:ilvl w:val="0"/>
          <w:numId w:val="10"/>
        </w:numPr>
      </w:pPr>
      <w:ins w:id="453" w:author="Dunsby, Christopher W" w:date="2023-06-10T22:37:00Z">
        <w:r>
          <w:t xml:space="preserve">The next </w:t>
        </w:r>
      </w:ins>
      <w:r w:rsidR="00971973">
        <w:t xml:space="preserve">dialog box </w:t>
      </w:r>
      <w:del w:id="454" w:author="Dunsby, Christopher W" w:date="2023-06-10T22:37:00Z">
        <w:r w:rsidR="00971973" w:rsidDel="004B200E">
          <w:delText xml:space="preserve">requires </w:delText>
        </w:r>
      </w:del>
      <w:ins w:id="455" w:author="Dunsby, Christopher W" w:date="2023-06-10T22:37:00Z">
        <w:r>
          <w:t xml:space="preserve">asks </w:t>
        </w:r>
      </w:ins>
      <w:r w:rsidR="00971973">
        <w:t>you to enter the bead data folder and the sample data folder paths</w:t>
      </w:r>
      <w:ins w:id="456" w:author="Dunsby, Christopher W" w:date="2023-06-10T22:37:00Z">
        <w:r>
          <w:t>.</w:t>
        </w:r>
      </w:ins>
    </w:p>
    <w:p w14:paraId="7F7BAD73" w14:textId="078AB3C4" w:rsidR="004461A2" w:rsidRDefault="00971973" w:rsidP="004461A2">
      <w:pPr>
        <w:pStyle w:val="ListParagraph"/>
        <w:numPr>
          <w:ilvl w:val="0"/>
          <w:numId w:val="10"/>
        </w:numPr>
      </w:pPr>
      <w:r>
        <w:t>Keep the pixel si</w:t>
      </w:r>
      <w:r w:rsidR="00B12338">
        <w:t>ze</w:t>
      </w:r>
      <w:r>
        <w:t xml:space="preserve">, file pattern prism angle settings the same as </w:t>
      </w:r>
      <w:ins w:id="457" w:author="Dunsby, Christopher W" w:date="2023-06-10T22:37:00Z">
        <w:r w:rsidR="004B200E">
          <w:t xml:space="preserve">used for </w:t>
        </w:r>
      </w:ins>
      <w:r>
        <w:t>the bead data setup process</w:t>
      </w:r>
      <w:r w:rsidR="003C233D">
        <w:t xml:space="preserve"> (steps 1-4) and c</w:t>
      </w:r>
      <w:r>
        <w:t>lick OK</w:t>
      </w:r>
      <w:ins w:id="458" w:author="Dunsby, Christopher W" w:date="2023-06-10T22:37:00Z">
        <w:r w:rsidR="004B200E">
          <w:t>.</w:t>
        </w:r>
      </w:ins>
    </w:p>
    <w:p w14:paraId="4082DD7E" w14:textId="7B58EA63" w:rsidR="004B4F2F" w:rsidRDefault="004B4F2F" w:rsidP="003C233D">
      <w:pPr>
        <w:jc w:val="center"/>
      </w:pPr>
      <w:r>
        <w:rPr>
          <w:noProof/>
        </w:rPr>
        <w:drawing>
          <wp:inline distT="0" distB="0" distL="0" distR="0" wp14:anchorId="3638AC5D" wp14:editId="11176BD0">
            <wp:extent cx="4324852" cy="23747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1976" cy="2378622"/>
                    </a:xfrm>
                    <a:prstGeom prst="rect">
                      <a:avLst/>
                    </a:prstGeom>
                    <a:noFill/>
                    <a:ln>
                      <a:noFill/>
                    </a:ln>
                  </pic:spPr>
                </pic:pic>
              </a:graphicData>
            </a:graphic>
          </wp:inline>
        </w:drawing>
      </w:r>
    </w:p>
    <w:p w14:paraId="1D24E488" w14:textId="1B7A9EF3" w:rsidR="004725C6" w:rsidRDefault="00971973" w:rsidP="00971973">
      <w:pPr>
        <w:pStyle w:val="ListParagraph"/>
        <w:numPr>
          <w:ilvl w:val="0"/>
          <w:numId w:val="11"/>
        </w:numPr>
      </w:pPr>
      <w:r>
        <w:t>Wait till the dialog box prints ‘Finished’</w:t>
      </w:r>
      <w:ins w:id="459" w:author="Dunsby, Christopher W" w:date="2023-06-10T22:37:00Z">
        <w:r w:rsidR="00EB0241">
          <w:t>.</w:t>
        </w:r>
      </w:ins>
    </w:p>
    <w:p w14:paraId="2C8DE15D" w14:textId="7BD177A8" w:rsidR="004461A2" w:rsidRDefault="004B4F2F" w:rsidP="003C233D">
      <w:pPr>
        <w:jc w:val="center"/>
      </w:pPr>
      <w:r>
        <w:rPr>
          <w:noProof/>
        </w:rPr>
        <w:lastRenderedPageBreak/>
        <w:drawing>
          <wp:inline distT="0" distB="0" distL="0" distR="0" wp14:anchorId="5161D483" wp14:editId="7FF0FA8B">
            <wp:extent cx="4132284" cy="2320119"/>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5319" cy="2338667"/>
                    </a:xfrm>
                    <a:prstGeom prst="rect">
                      <a:avLst/>
                    </a:prstGeom>
                    <a:noFill/>
                    <a:ln>
                      <a:noFill/>
                    </a:ln>
                  </pic:spPr>
                </pic:pic>
              </a:graphicData>
            </a:graphic>
          </wp:inline>
        </w:drawing>
      </w:r>
    </w:p>
    <w:p w14:paraId="056D23C8" w14:textId="18646371" w:rsidR="004461A2" w:rsidRDefault="004461A2" w:rsidP="004461A2">
      <w:pPr>
        <w:pStyle w:val="Heading1"/>
      </w:pPr>
      <w:bookmarkStart w:id="460" w:name="_Toc137194062"/>
      <w:r>
        <w:t xml:space="preserve">Step 7 – </w:t>
      </w:r>
      <w:ins w:id="461" w:author="Dunsby, Christopher W" w:date="2023-06-10T22:37:00Z">
        <w:r w:rsidR="00EB0241">
          <w:t>R</w:t>
        </w:r>
      </w:ins>
      <w:del w:id="462" w:author="Dunsby, Christopher W" w:date="2023-06-10T22:37:00Z">
        <w:r w:rsidR="003C233D" w:rsidDel="00EB0241">
          <w:delText>r</w:delText>
        </w:r>
      </w:del>
      <w:r w:rsidR="003C233D" w:rsidRPr="003C233D">
        <w:t>esave the MVR sample dataset as ‘.hdf5’ format for viewing with ‘Bigdataviewer’ to check quality of coregistration between dOPM view 1&amp;2</w:t>
      </w:r>
      <w:bookmarkEnd w:id="460"/>
    </w:p>
    <w:p w14:paraId="64815B36" w14:textId="51A763E0" w:rsidR="005847A9" w:rsidRDefault="005847A9" w:rsidP="005847A9">
      <w:pPr>
        <w:pStyle w:val="ListParagraph"/>
        <w:numPr>
          <w:ilvl w:val="0"/>
          <w:numId w:val="11"/>
        </w:numPr>
      </w:pPr>
      <w:r>
        <w:t xml:space="preserve">For the next step </w:t>
      </w:r>
      <w:del w:id="463" w:author="Dunsby, Christopher W" w:date="2023-06-10T22:38:00Z">
        <w:r w:rsidDel="00EB0241">
          <w:delText xml:space="preserve">we want to </w:delText>
        </w:r>
      </w:del>
      <w:ins w:id="464" w:author="Dunsby, Christopher W" w:date="2023-06-10T22:38:00Z">
        <w:r w:rsidR="00EB0241">
          <w:t xml:space="preserve">it is necessary to </w:t>
        </w:r>
      </w:ins>
      <w:r>
        <w:t>manually resave the data in hdf5 format</w:t>
      </w:r>
      <w:ins w:id="465" w:author="Dunsby, Christopher W" w:date="2023-06-10T22:38:00Z">
        <w:r w:rsidR="00EB0241">
          <w:t>,</w:t>
        </w:r>
      </w:ins>
      <w:r>
        <w:t xml:space="preserve"> as this allows for fast visualisation of the data via the MVR application’s</w:t>
      </w:r>
      <w:r w:rsidR="00B12338">
        <w:t xml:space="preserve"> use of the</w:t>
      </w:r>
      <w:r>
        <w:t xml:space="preserve"> </w:t>
      </w:r>
      <w:r w:rsidR="00B12338">
        <w:t>‘B</w:t>
      </w:r>
      <w:r>
        <w:t>igdataviewer</w:t>
      </w:r>
      <w:r w:rsidR="00B12338">
        <w:t xml:space="preserve">’ </w:t>
      </w:r>
      <w:r>
        <w:t>tool – see MVR documentation for details</w:t>
      </w:r>
      <w:r w:rsidR="0004136C">
        <w:t xml:space="preserve"> about Bigdataviewer.</w:t>
      </w:r>
    </w:p>
    <w:p w14:paraId="4508866A" w14:textId="5ED738FC" w:rsidR="005847A9" w:rsidRDefault="0004136C" w:rsidP="005847A9">
      <w:pPr>
        <w:pStyle w:val="ListParagraph"/>
        <w:numPr>
          <w:ilvl w:val="0"/>
          <w:numId w:val="11"/>
        </w:numPr>
      </w:pPr>
      <w:r>
        <w:t>While for the</w:t>
      </w:r>
      <w:r w:rsidR="005847A9">
        <w:t xml:space="preserve"> bead data </w:t>
      </w:r>
      <w:del w:id="466" w:author="Dunsby, Christopher W" w:date="2023-06-10T22:38:00Z">
        <w:r w:rsidR="005847A9" w:rsidDel="00BF1A87">
          <w:delText>I setup the protocol in the code to</w:delText>
        </w:r>
      </w:del>
      <w:ins w:id="467" w:author="Dunsby, Christopher W" w:date="2023-06-10T22:38:00Z">
        <w:r w:rsidR="00BF1A87">
          <w:t>the dOPM script is setup</w:t>
        </w:r>
      </w:ins>
      <w:r w:rsidR="005847A9">
        <w:t xml:space="preserve"> </w:t>
      </w:r>
      <w:ins w:id="468" w:author="Dunsby, Christopher W" w:date="2023-06-10T22:38:00Z">
        <w:r w:rsidR="00BF1A87">
          <w:t xml:space="preserve">to </w:t>
        </w:r>
      </w:ins>
      <w:r w:rsidR="005847A9">
        <w:t xml:space="preserve">automatically transform </w:t>
      </w:r>
      <w:r>
        <w:t>raw</w:t>
      </w:r>
      <w:r w:rsidR="005847A9">
        <w:t xml:space="preserve"> data to hdf5 </w:t>
      </w:r>
      <w:r>
        <w:t>for fast viewing with Bigdataviewer</w:t>
      </w:r>
      <w:ins w:id="469" w:author="Dunsby, Christopher W" w:date="2023-06-10T22:39:00Z">
        <w:r w:rsidR="00BF1A87">
          <w:t>, this is not</w:t>
        </w:r>
      </w:ins>
      <w:del w:id="470" w:author="Dunsby, Christopher W" w:date="2023-06-10T22:39:00Z">
        <w:r w:rsidDel="00BF1A87">
          <w:delText xml:space="preserve"> we do not</w:delText>
        </w:r>
      </w:del>
      <w:r>
        <w:t xml:space="preserve"> do</w:t>
      </w:r>
      <w:ins w:id="471" w:author="Dunsby, Christopher W" w:date="2023-06-10T22:39:00Z">
        <w:r w:rsidR="00BF1A87">
          <w:t>ne</w:t>
        </w:r>
      </w:ins>
      <w:r>
        <w:t xml:space="preserve"> </w:t>
      </w:r>
      <w:del w:id="472" w:author="Dunsby, Christopher W" w:date="2023-06-10T22:39:00Z">
        <w:r w:rsidDel="00BF1A87">
          <w:delText xml:space="preserve">this </w:delText>
        </w:r>
      </w:del>
      <w:r>
        <w:t>automatically for the sample data</w:t>
      </w:r>
      <w:r w:rsidR="005847A9">
        <w:t xml:space="preserve">. This is because </w:t>
      </w:r>
      <w:r>
        <w:t xml:space="preserve">while </w:t>
      </w:r>
      <w:r w:rsidR="005847A9">
        <w:t>the bead data will typically be a small, single time point dataset</w:t>
      </w:r>
      <w:r>
        <w:t xml:space="preserve">, </w:t>
      </w:r>
      <w:r w:rsidR="005847A9">
        <w:t>the sample data could be huge</w:t>
      </w:r>
      <w:ins w:id="473" w:author="Dunsby, Christopher W" w:date="2023-06-10T22:39:00Z">
        <w:r w:rsidR="00B527D9">
          <w:t>,</w:t>
        </w:r>
      </w:ins>
      <w:r w:rsidR="005847A9">
        <w:t xml:space="preserve"> </w:t>
      </w:r>
      <w:r>
        <w:t xml:space="preserve">so converting to hdf5 will take a long time to process and fill up the storage space, </w:t>
      </w:r>
      <w:r w:rsidR="005847A9">
        <w:t>so this step is not automatic</w:t>
      </w:r>
      <w:r>
        <w:t xml:space="preserve">. </w:t>
      </w:r>
    </w:p>
    <w:p w14:paraId="7250B491" w14:textId="7E39FB5F" w:rsidR="0004136C" w:rsidRDefault="0004136C" w:rsidP="005847A9">
      <w:pPr>
        <w:pStyle w:val="ListParagraph"/>
        <w:numPr>
          <w:ilvl w:val="0"/>
          <w:numId w:val="11"/>
        </w:numPr>
      </w:pPr>
      <w:r>
        <w:t>Follow the screenshot below to resave as hdf5</w:t>
      </w:r>
      <w:ins w:id="474" w:author="Dunsby, Christopher W" w:date="2023-06-10T22:39:00Z">
        <w:r w:rsidR="00B527D9">
          <w:t>.</w:t>
        </w:r>
      </w:ins>
    </w:p>
    <w:p w14:paraId="71ACBC56" w14:textId="7E14C0AE" w:rsidR="004B4F2F" w:rsidRDefault="004B4F2F" w:rsidP="006B67EF">
      <w:pPr>
        <w:jc w:val="center"/>
      </w:pPr>
      <w:r>
        <w:rPr>
          <w:noProof/>
        </w:rPr>
        <w:lastRenderedPageBreak/>
        <w:drawing>
          <wp:inline distT="0" distB="0" distL="0" distR="0" wp14:anchorId="00258353" wp14:editId="63428792">
            <wp:extent cx="3794077" cy="5700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056" cy="5738112"/>
                    </a:xfrm>
                    <a:prstGeom prst="rect">
                      <a:avLst/>
                    </a:prstGeom>
                    <a:noFill/>
                    <a:ln>
                      <a:noFill/>
                    </a:ln>
                  </pic:spPr>
                </pic:pic>
              </a:graphicData>
            </a:graphic>
          </wp:inline>
        </w:drawing>
      </w:r>
    </w:p>
    <w:p w14:paraId="25EE0E15" w14:textId="41C4DB51" w:rsidR="0004136C" w:rsidRDefault="0004136C" w:rsidP="0004136C">
      <w:pPr>
        <w:pStyle w:val="ListParagraph"/>
        <w:numPr>
          <w:ilvl w:val="0"/>
          <w:numId w:val="14"/>
        </w:numPr>
      </w:pPr>
      <w:r>
        <w:t xml:space="preserve">The next dialog box that appears asks for location of data, go to the data </w:t>
      </w:r>
      <w:r w:rsidR="004461A2">
        <w:t>folder,</w:t>
      </w:r>
      <w:r>
        <w:t xml:space="preserve"> and click on the </w:t>
      </w:r>
      <w:ins w:id="475" w:author="Dunsby, Christopher W" w:date="2023-06-10T22:39:00Z">
        <w:r w:rsidR="00B527D9">
          <w:t>.</w:t>
        </w:r>
      </w:ins>
      <w:r>
        <w:t>xml</w:t>
      </w:r>
      <w:ins w:id="476" w:author="Dunsby, Christopher W" w:date="2023-06-10T22:39:00Z">
        <w:r w:rsidR="00B527D9">
          <w:t xml:space="preserve"> file.</w:t>
        </w:r>
      </w:ins>
    </w:p>
    <w:p w14:paraId="11943FEA" w14:textId="37159E7D" w:rsidR="0004136C" w:rsidRDefault="0004136C" w:rsidP="0004136C">
      <w:pPr>
        <w:pStyle w:val="ListParagraph"/>
        <w:numPr>
          <w:ilvl w:val="0"/>
          <w:numId w:val="14"/>
        </w:numPr>
      </w:pPr>
      <w:r>
        <w:t>Resave for all angles, channels</w:t>
      </w:r>
      <w:r w:rsidR="006B67EF">
        <w:t>, all dimensions</w:t>
      </w:r>
      <w:ins w:id="477" w:author="Dunsby, Christopher W" w:date="2023-06-10T22:39:00Z">
        <w:r w:rsidR="00946FA1">
          <w:t>, i.e.</w:t>
        </w:r>
      </w:ins>
      <w:del w:id="478" w:author="Dunsby, Christopher W" w:date="2023-06-10T22:39:00Z">
        <w:r w:rsidR="006B67EF" w:rsidDel="00946FA1">
          <w:delText xml:space="preserve"> –</w:delText>
        </w:r>
      </w:del>
      <w:r w:rsidR="006B67EF">
        <w:t xml:space="preserve"> the entire dataset</w:t>
      </w:r>
      <w:ins w:id="479" w:author="Dunsby, Christopher W" w:date="2023-06-10T22:39:00Z">
        <w:r w:rsidR="00946FA1">
          <w:t>.</w:t>
        </w:r>
      </w:ins>
    </w:p>
    <w:p w14:paraId="0B63AE63" w14:textId="2EA3897C" w:rsidR="004B4F2F" w:rsidRDefault="004B4F2F" w:rsidP="003C233D">
      <w:pPr>
        <w:jc w:val="center"/>
      </w:pPr>
      <w:r>
        <w:rPr>
          <w:noProof/>
        </w:rPr>
        <w:lastRenderedPageBreak/>
        <w:drawing>
          <wp:inline distT="0" distB="0" distL="0" distR="0" wp14:anchorId="29F9BA49" wp14:editId="7F4A9804">
            <wp:extent cx="4878773" cy="31253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8155" cy="3137753"/>
                    </a:xfrm>
                    <a:prstGeom prst="rect">
                      <a:avLst/>
                    </a:prstGeom>
                    <a:noFill/>
                    <a:ln>
                      <a:noFill/>
                    </a:ln>
                  </pic:spPr>
                </pic:pic>
              </a:graphicData>
            </a:graphic>
          </wp:inline>
        </w:drawing>
      </w:r>
    </w:p>
    <w:p w14:paraId="69EBF615" w14:textId="1DA7EDE1" w:rsidR="0004136C" w:rsidRDefault="0004136C" w:rsidP="004B4F2F">
      <w:pPr>
        <w:pStyle w:val="ListParagraph"/>
        <w:numPr>
          <w:ilvl w:val="0"/>
          <w:numId w:val="15"/>
        </w:numPr>
      </w:pPr>
      <w:r>
        <w:t xml:space="preserve">Next use the default export settings, </w:t>
      </w:r>
      <w:r w:rsidR="006B67EF">
        <w:t>do not</w:t>
      </w:r>
      <w:r>
        <w:t xml:space="preserve"> change anything – keep it same as the screenshot below</w:t>
      </w:r>
      <w:ins w:id="480" w:author="Dunsby, Christopher W" w:date="2023-06-10T22:39:00Z">
        <w:r w:rsidR="00946FA1">
          <w:t>.</w:t>
        </w:r>
      </w:ins>
    </w:p>
    <w:p w14:paraId="1C9EDCC3" w14:textId="24015128" w:rsidR="004461A2" w:rsidRDefault="0004136C" w:rsidP="006B67EF">
      <w:pPr>
        <w:jc w:val="center"/>
      </w:pPr>
      <w:r>
        <w:rPr>
          <w:noProof/>
        </w:rPr>
        <w:drawing>
          <wp:inline distT="0" distB="0" distL="0" distR="0" wp14:anchorId="5A383715" wp14:editId="3B420861">
            <wp:extent cx="4480608" cy="405338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6956" cy="4077221"/>
                    </a:xfrm>
                    <a:prstGeom prst="rect">
                      <a:avLst/>
                    </a:prstGeom>
                    <a:noFill/>
                    <a:ln>
                      <a:noFill/>
                    </a:ln>
                  </pic:spPr>
                </pic:pic>
              </a:graphicData>
            </a:graphic>
          </wp:inline>
        </w:drawing>
      </w:r>
    </w:p>
    <w:p w14:paraId="73789FE8" w14:textId="7E0DCDD7" w:rsidR="004461A2" w:rsidRDefault="004461A2" w:rsidP="004461A2">
      <w:pPr>
        <w:pStyle w:val="Heading1"/>
      </w:pPr>
      <w:bookmarkStart w:id="481" w:name="_Toc137194063"/>
      <w:r>
        <w:t xml:space="preserve">Step 8 - </w:t>
      </w:r>
      <w:r w:rsidRPr="004461A2">
        <w:t xml:space="preserve">Visually </w:t>
      </w:r>
      <w:r>
        <w:t>inspect coregistration</w:t>
      </w:r>
      <w:r w:rsidR="00A1505C">
        <w:t xml:space="preserve"> quality</w:t>
      </w:r>
      <w:r>
        <w:t xml:space="preserve"> of sample data</w:t>
      </w:r>
      <w:bookmarkEnd w:id="481"/>
      <w:r>
        <w:t xml:space="preserve"> </w:t>
      </w:r>
    </w:p>
    <w:p w14:paraId="6146D16F" w14:textId="0694314A" w:rsidR="004B4F2F" w:rsidRDefault="0004136C" w:rsidP="004B4F2F">
      <w:pPr>
        <w:pStyle w:val="ListParagraph"/>
        <w:numPr>
          <w:ilvl w:val="0"/>
          <w:numId w:val="12"/>
        </w:numPr>
      </w:pPr>
      <w:r>
        <w:t xml:space="preserve">Now open the dataset as </w:t>
      </w:r>
      <w:r w:rsidR="00576ACD">
        <w:t>in</w:t>
      </w:r>
      <w:del w:id="482" w:author="Dunsby, Christopher W" w:date="2023-06-10T22:40:00Z">
        <w:r w:rsidR="00576ACD" w:rsidDel="00946FA1">
          <w:delText>6</w:delText>
        </w:r>
      </w:del>
      <w:r w:rsidR="00576ACD">
        <w:t xml:space="preserve"> Step 4</w:t>
      </w:r>
      <w:ins w:id="483" w:author="Dunsby, Christopher W" w:date="2023-06-10T22:40:00Z">
        <w:r w:rsidR="00946FA1">
          <w:t>.</w:t>
        </w:r>
      </w:ins>
      <w:del w:id="484" w:author="Dunsby, Christopher W" w:date="2023-06-10T22:40:00Z">
        <w:r w:rsidR="00576ACD" w:rsidDel="00946FA1">
          <w:delText>,</w:delText>
        </w:r>
      </w:del>
      <w:r w:rsidR="00576ACD">
        <w:t xml:space="preserve"> </w:t>
      </w:r>
      <w:ins w:id="485" w:author="Dunsby, Christopher W" w:date="2023-06-10T22:40:00Z">
        <w:r w:rsidR="00946FA1">
          <w:t>T</w:t>
        </w:r>
      </w:ins>
      <w:del w:id="486" w:author="Dunsby, Christopher W" w:date="2023-06-10T22:40:00Z">
        <w:r w:rsidR="00576ACD" w:rsidDel="00946FA1">
          <w:delText>t</w:delText>
        </w:r>
      </w:del>
      <w:r w:rsidR="00576ACD">
        <w:t>he</w:t>
      </w:r>
      <w:r>
        <w:t xml:space="preserve"> dataset.xml now contains instructions to expect a hdf5 dataset instead of the raw dataset in the data folder. The data will be automatically shown in the</w:t>
      </w:r>
      <w:r w:rsidR="004461A2">
        <w:t xml:space="preserve"> ‘</w:t>
      </w:r>
      <w:r>
        <w:t>Bigdataviewer</w:t>
      </w:r>
      <w:r w:rsidR="004461A2">
        <w:t>’</w:t>
      </w:r>
      <w:r>
        <w:t xml:space="preserve"> tool for visualisation</w:t>
      </w:r>
      <w:ins w:id="487" w:author="Dunsby, Christopher W" w:date="2023-06-10T22:40:00Z">
        <w:r w:rsidR="00946FA1">
          <w:t>.</w:t>
        </w:r>
      </w:ins>
    </w:p>
    <w:p w14:paraId="7DED23CE" w14:textId="61C9A25A" w:rsidR="004B4F2F" w:rsidRDefault="004B4F2F" w:rsidP="00A1505C">
      <w:pPr>
        <w:jc w:val="center"/>
      </w:pPr>
      <w:r>
        <w:rPr>
          <w:noProof/>
        </w:rPr>
        <w:lastRenderedPageBreak/>
        <w:drawing>
          <wp:inline distT="0" distB="0" distL="0" distR="0" wp14:anchorId="7FCBE9A9" wp14:editId="6AC29E17">
            <wp:extent cx="3200681" cy="4899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8743" cy="4927195"/>
                    </a:xfrm>
                    <a:prstGeom prst="rect">
                      <a:avLst/>
                    </a:prstGeom>
                    <a:noFill/>
                    <a:ln>
                      <a:noFill/>
                    </a:ln>
                  </pic:spPr>
                </pic:pic>
              </a:graphicData>
            </a:graphic>
          </wp:inline>
        </w:drawing>
      </w:r>
    </w:p>
    <w:p w14:paraId="197DB830" w14:textId="7841C77D" w:rsidR="00061D29" w:rsidRDefault="00061D29" w:rsidP="00061D29">
      <w:pPr>
        <w:pStyle w:val="ListParagraph"/>
        <w:numPr>
          <w:ilvl w:val="0"/>
          <w:numId w:val="12"/>
        </w:numPr>
      </w:pPr>
      <w:r>
        <w:t xml:space="preserve">Click on the dataset </w:t>
      </w:r>
      <w:r w:rsidR="006B67EF">
        <w:t>path and load once</w:t>
      </w:r>
      <w:r>
        <w:t xml:space="preserve"> GUI</w:t>
      </w:r>
      <w:r w:rsidR="006B67EF">
        <w:t xml:space="preserve"> dialog appears</w:t>
      </w:r>
      <w:r>
        <w:t xml:space="preserve"> below appears</w:t>
      </w:r>
      <w:ins w:id="488" w:author="Dunsby, Christopher W" w:date="2023-06-10T22:40:00Z">
        <w:r w:rsidR="006E235A">
          <w:t>.</w:t>
        </w:r>
      </w:ins>
    </w:p>
    <w:p w14:paraId="4F8C1B16" w14:textId="3F9A93FB" w:rsidR="004B4F2F" w:rsidRDefault="004B4F2F" w:rsidP="006B67EF">
      <w:pPr>
        <w:jc w:val="center"/>
      </w:pPr>
      <w:r>
        <w:rPr>
          <w:noProof/>
        </w:rPr>
        <w:drawing>
          <wp:inline distT="0" distB="0" distL="0" distR="0" wp14:anchorId="4350FA5C" wp14:editId="118B1A3E">
            <wp:extent cx="4531057" cy="2337151"/>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751" cy="2344730"/>
                    </a:xfrm>
                    <a:prstGeom prst="rect">
                      <a:avLst/>
                    </a:prstGeom>
                    <a:noFill/>
                    <a:ln>
                      <a:noFill/>
                    </a:ln>
                  </pic:spPr>
                </pic:pic>
              </a:graphicData>
            </a:graphic>
          </wp:inline>
        </w:drawing>
      </w:r>
    </w:p>
    <w:p w14:paraId="21542DA3" w14:textId="22790A33" w:rsidR="004B4F2F" w:rsidRDefault="006E235A" w:rsidP="004B4F2F">
      <w:pPr>
        <w:pStyle w:val="ListParagraph"/>
        <w:numPr>
          <w:ilvl w:val="0"/>
          <w:numId w:val="12"/>
        </w:numPr>
      </w:pPr>
      <w:ins w:id="489" w:author="Dunsby, Christopher W" w:date="2023-06-10T22:40:00Z">
        <w:r>
          <w:t>It is w</w:t>
        </w:r>
      </w:ins>
      <w:del w:id="490" w:author="Dunsby, Christopher W" w:date="2023-06-10T22:40:00Z">
        <w:r w:rsidR="00A1505C" w:rsidDel="006E235A">
          <w:delText>W</w:delText>
        </w:r>
      </w:del>
      <w:r w:rsidR="00A1505C">
        <w:t xml:space="preserve">orth remembering </w:t>
      </w:r>
      <w:ins w:id="491" w:author="Dunsby, Christopher W" w:date="2023-06-10T22:41:00Z">
        <w:r w:rsidR="007C740B">
          <w:t xml:space="preserve">at this point </w:t>
        </w:r>
      </w:ins>
      <w:r w:rsidR="00A1505C">
        <w:t xml:space="preserve">that </w:t>
      </w:r>
      <w:del w:id="492" w:author="Dunsby, Christopher W" w:date="2023-06-10T22:40:00Z">
        <w:r w:rsidR="00A1505C" w:rsidDel="006E235A">
          <w:delText xml:space="preserve">we copied </w:delText>
        </w:r>
        <w:r w:rsidR="00576ACD" w:rsidDel="006E235A">
          <w:delText>all</w:delText>
        </w:r>
        <w:r w:rsidR="00A1505C" w:rsidDel="006E235A">
          <w:delText xml:space="preserve"> </w:delText>
        </w:r>
      </w:del>
      <w:r w:rsidR="00A1505C">
        <w:t xml:space="preserve">the affine transformations </w:t>
      </w:r>
      <w:del w:id="493" w:author="Dunsby, Christopher W" w:date="2023-06-10T22:40:00Z">
        <w:r w:rsidR="00A1505C" w:rsidDel="006E235A">
          <w:delText xml:space="preserve">applied to </w:delText>
        </w:r>
      </w:del>
      <w:ins w:id="494" w:author="Dunsby, Christopher W" w:date="2023-06-10T22:40:00Z">
        <w:r>
          <w:t xml:space="preserve">determined for </w:t>
        </w:r>
      </w:ins>
      <w:r w:rsidR="00A1505C">
        <w:t xml:space="preserve">the bead dataset </w:t>
      </w:r>
      <w:ins w:id="495" w:author="Dunsby, Christopher W" w:date="2023-06-10T22:41:00Z">
        <w:r w:rsidR="007C740B">
          <w:t xml:space="preserve">– </w:t>
        </w:r>
      </w:ins>
      <w:r w:rsidR="00A1505C">
        <w:t xml:space="preserve">including deskewing and bead-based registration </w:t>
      </w:r>
      <w:ins w:id="496" w:author="Dunsby, Christopher W" w:date="2023-06-10T22:41:00Z">
        <w:r w:rsidR="007C740B">
          <w:t xml:space="preserve">-  were copied </w:t>
        </w:r>
      </w:ins>
      <w:r w:rsidR="00A1505C">
        <w:t xml:space="preserve">and applied </w:t>
      </w:r>
      <w:del w:id="497" w:author="Dunsby, Christopher W" w:date="2023-06-10T22:41:00Z">
        <w:r w:rsidR="00A1505C" w:rsidDel="007C740B">
          <w:delText xml:space="preserve">it </w:delText>
        </w:r>
      </w:del>
      <w:r w:rsidR="00A1505C">
        <w:t xml:space="preserve">to the sample data. </w:t>
      </w:r>
      <w:commentRangeStart w:id="498"/>
      <w:commentRangeStart w:id="499"/>
      <w:r w:rsidR="00A1505C">
        <w:t xml:space="preserve">If the alignment </w:t>
      </w:r>
      <w:ins w:id="500" w:author="Dunsby, Christopher W" w:date="2023-06-10T22:41:00Z">
        <w:r w:rsidR="007C740B">
          <w:t xml:space="preserve">of the two views in the sample data </w:t>
        </w:r>
      </w:ins>
      <w:r w:rsidR="00A1505C">
        <w:t>is not as expected</w:t>
      </w:r>
      <w:commentRangeEnd w:id="498"/>
      <w:r w:rsidR="007C740B">
        <w:rPr>
          <w:rStyle w:val="CommentReference"/>
        </w:rPr>
        <w:commentReference w:id="498"/>
      </w:r>
      <w:commentRangeEnd w:id="499"/>
      <w:r w:rsidR="009B4110">
        <w:rPr>
          <w:rStyle w:val="CommentReference"/>
        </w:rPr>
        <w:commentReference w:id="499"/>
      </w:r>
      <w:r w:rsidR="00A1505C">
        <w:t>, then it might indicate that the sample data and bead data were not recorded under identical acquisition settings and optical alignment.</w:t>
      </w:r>
    </w:p>
    <w:p w14:paraId="7D6ED1C5" w14:textId="3CDB0301" w:rsidR="006B67EF" w:rsidRDefault="006B67EF" w:rsidP="004B4F2F">
      <w:pPr>
        <w:pStyle w:val="ListParagraph"/>
        <w:numPr>
          <w:ilvl w:val="0"/>
          <w:numId w:val="12"/>
        </w:numPr>
      </w:pPr>
      <w:r>
        <w:lastRenderedPageBreak/>
        <w:t>The screen shot below shows the ImageJ MVR plugin application for viewing the data</w:t>
      </w:r>
      <w:r w:rsidR="00576ACD">
        <w:t>. E</w:t>
      </w:r>
      <w:r>
        <w:t>xplore this tool and the online help to understand it better</w:t>
      </w:r>
      <w:r w:rsidR="00576ACD">
        <w:t>.</w:t>
      </w:r>
    </w:p>
    <w:p w14:paraId="7593FBDD" w14:textId="3AF0F613" w:rsidR="004B4F2F" w:rsidRDefault="004B4F2F" w:rsidP="003C233D">
      <w:pPr>
        <w:jc w:val="center"/>
      </w:pPr>
      <w:r>
        <w:rPr>
          <w:noProof/>
        </w:rPr>
        <w:drawing>
          <wp:inline distT="0" distB="0" distL="0" distR="0" wp14:anchorId="4133BD33" wp14:editId="0E11BA7B">
            <wp:extent cx="3684896" cy="47823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8276" cy="4799757"/>
                    </a:xfrm>
                    <a:prstGeom prst="rect">
                      <a:avLst/>
                    </a:prstGeom>
                    <a:noFill/>
                    <a:ln>
                      <a:noFill/>
                    </a:ln>
                  </pic:spPr>
                </pic:pic>
              </a:graphicData>
            </a:graphic>
          </wp:inline>
        </w:drawing>
      </w:r>
    </w:p>
    <w:p w14:paraId="11D4DDC4" w14:textId="6285D2BE" w:rsidR="004B4F2F" w:rsidRDefault="003C233D" w:rsidP="006B67EF">
      <w:pPr>
        <w:pStyle w:val="Heading1"/>
      </w:pPr>
      <w:bookmarkStart w:id="501" w:name="_Toc137194064"/>
      <w:r>
        <w:t>Step 9</w:t>
      </w:r>
      <w:ins w:id="502" w:author="Dunsby, Christopher W" w:date="2023-06-10T22:42:00Z">
        <w:r w:rsidR="007C740B">
          <w:t>,</w:t>
        </w:r>
      </w:ins>
      <w:r>
        <w:t xml:space="preserve"> </w:t>
      </w:r>
      <w:ins w:id="503" w:author="Dunsby, Christopher W" w:date="2023-06-10T22:42:00Z">
        <w:r w:rsidR="007C740B">
          <w:t xml:space="preserve">optional </w:t>
        </w:r>
      </w:ins>
      <w:r>
        <w:t xml:space="preserve">- </w:t>
      </w:r>
      <w:r>
        <w:rPr>
          <w:rFonts w:cstheme="majorHAnsi"/>
        </w:rPr>
        <w:t>Define a bounding box to crop out a sub-volume</w:t>
      </w:r>
      <w:del w:id="504" w:author="Dunsby, Christopher W" w:date="2023-06-10T22:42:00Z">
        <w:r w:rsidR="006B67EF" w:rsidDel="007C740B">
          <w:rPr>
            <w:rFonts w:cstheme="majorHAnsi"/>
          </w:rPr>
          <w:delText>, optional step</w:delText>
        </w:r>
      </w:del>
      <w:bookmarkEnd w:id="501"/>
    </w:p>
    <w:p w14:paraId="45A1CEA3" w14:textId="453B4689" w:rsidR="004B4F2F" w:rsidRDefault="00061D29" w:rsidP="006B67EF">
      <w:pPr>
        <w:jc w:val="center"/>
      </w:pPr>
      <w:r>
        <w:rPr>
          <w:noProof/>
        </w:rPr>
        <w:drawing>
          <wp:inline distT="0" distB="0" distL="0" distR="0" wp14:anchorId="533B3094" wp14:editId="44002E57">
            <wp:extent cx="5697411" cy="15831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5763" cy="1607690"/>
                    </a:xfrm>
                    <a:prstGeom prst="rect">
                      <a:avLst/>
                    </a:prstGeom>
                    <a:noFill/>
                    <a:ln>
                      <a:noFill/>
                    </a:ln>
                  </pic:spPr>
                </pic:pic>
              </a:graphicData>
            </a:graphic>
          </wp:inline>
        </w:drawing>
      </w:r>
    </w:p>
    <w:p w14:paraId="0E0DD921" w14:textId="76A890A9" w:rsidR="003C233D" w:rsidRPr="003C233D" w:rsidRDefault="003C233D" w:rsidP="003C233D">
      <w:pPr>
        <w:pStyle w:val="ListParagraph"/>
        <w:numPr>
          <w:ilvl w:val="0"/>
          <w:numId w:val="12"/>
        </w:numPr>
      </w:pPr>
      <w:r>
        <w:rPr>
          <w:rFonts w:asciiTheme="majorHAnsi" w:hAnsiTheme="majorHAnsi" w:cstheme="majorHAnsi"/>
        </w:rPr>
        <w:t>Click on the ‘define bounding box’ option</w:t>
      </w:r>
      <w:ins w:id="505" w:author="Dunsby, Christopher W" w:date="2023-06-10T22:42:00Z">
        <w:r w:rsidR="007C740B">
          <w:rPr>
            <w:rFonts w:asciiTheme="majorHAnsi" w:hAnsiTheme="majorHAnsi" w:cstheme="majorHAnsi"/>
          </w:rPr>
          <w:t>.</w:t>
        </w:r>
      </w:ins>
    </w:p>
    <w:p w14:paraId="7033D4C9" w14:textId="5DE2A55C" w:rsidR="00576ACD" w:rsidRPr="00576ACD" w:rsidRDefault="003C233D" w:rsidP="00CB59C7">
      <w:pPr>
        <w:pStyle w:val="ListParagraph"/>
        <w:numPr>
          <w:ilvl w:val="0"/>
          <w:numId w:val="12"/>
        </w:numPr>
      </w:pPr>
      <w:r w:rsidRPr="00576ACD">
        <w:rPr>
          <w:rFonts w:asciiTheme="majorHAnsi" w:hAnsiTheme="majorHAnsi" w:cstheme="majorHAnsi"/>
        </w:rPr>
        <w:t xml:space="preserve">This step uses the MVR bead dataset that includes the ‘hdf5’ file for fast viewing with the ‘Bigdataviewer’ tool while defining a bounding box using </w:t>
      </w:r>
      <w:r w:rsidR="00576ACD" w:rsidRPr="00576ACD">
        <w:rPr>
          <w:rFonts w:asciiTheme="majorHAnsi" w:hAnsiTheme="majorHAnsi" w:cstheme="majorHAnsi"/>
        </w:rPr>
        <w:t>a</w:t>
      </w:r>
      <w:r w:rsidRPr="00576ACD">
        <w:rPr>
          <w:rFonts w:asciiTheme="majorHAnsi" w:hAnsiTheme="majorHAnsi" w:cstheme="majorHAnsi"/>
        </w:rPr>
        <w:t xml:space="preserve"> GUI with sliders</w:t>
      </w:r>
      <w:r w:rsidR="00576ACD" w:rsidRPr="00576ACD">
        <w:rPr>
          <w:rFonts w:asciiTheme="majorHAnsi" w:hAnsiTheme="majorHAnsi" w:cstheme="majorHAnsi"/>
        </w:rPr>
        <w:t xml:space="preserve"> for changing the bounding box dimensions</w:t>
      </w:r>
      <w:r w:rsidRPr="00576ACD">
        <w:rPr>
          <w:rFonts w:asciiTheme="majorHAnsi" w:hAnsiTheme="majorHAnsi" w:cstheme="majorHAnsi"/>
        </w:rPr>
        <w:t xml:space="preserve"> and </w:t>
      </w:r>
      <w:r w:rsidR="00D92CE5" w:rsidRPr="00576ACD">
        <w:rPr>
          <w:rFonts w:asciiTheme="majorHAnsi" w:hAnsiTheme="majorHAnsi" w:cstheme="majorHAnsi"/>
        </w:rPr>
        <w:t>visualising the extent of the bounding box</w:t>
      </w:r>
      <w:r w:rsidR="00576ACD" w:rsidRPr="00576ACD">
        <w:rPr>
          <w:rFonts w:asciiTheme="majorHAnsi" w:hAnsiTheme="majorHAnsi" w:cstheme="majorHAnsi"/>
        </w:rPr>
        <w:t xml:space="preserve"> for cropping</w:t>
      </w:r>
      <w:r w:rsidR="00D92CE5" w:rsidRPr="00576ACD">
        <w:rPr>
          <w:rFonts w:asciiTheme="majorHAnsi" w:hAnsiTheme="majorHAnsi" w:cstheme="majorHAnsi"/>
        </w:rPr>
        <w:t xml:space="preserve"> as a green wire frame</w:t>
      </w:r>
      <w:r w:rsidR="00576ACD" w:rsidRPr="00576ACD">
        <w:rPr>
          <w:rFonts w:asciiTheme="majorHAnsi" w:hAnsiTheme="majorHAnsi" w:cstheme="majorHAnsi"/>
        </w:rPr>
        <w:t xml:space="preserve">. The purple shows the perspective of the plane being intersected from the current </w:t>
      </w:r>
      <w:r w:rsidR="00576ACD">
        <w:rPr>
          <w:rFonts w:asciiTheme="majorHAnsi" w:hAnsiTheme="majorHAnsi" w:cstheme="majorHAnsi"/>
        </w:rPr>
        <w:t xml:space="preserve">rendering of the </w:t>
      </w:r>
      <w:r w:rsidR="00576ACD" w:rsidRPr="00576ACD">
        <w:rPr>
          <w:rFonts w:asciiTheme="majorHAnsi" w:hAnsiTheme="majorHAnsi" w:cstheme="majorHAnsi"/>
        </w:rPr>
        <w:t>3D orientation</w:t>
      </w:r>
      <w:ins w:id="506" w:author="Dunsby, Christopher W" w:date="2023-06-10T22:42:00Z">
        <w:r w:rsidR="007C740B">
          <w:rPr>
            <w:rFonts w:asciiTheme="majorHAnsi" w:hAnsiTheme="majorHAnsi" w:cstheme="majorHAnsi"/>
          </w:rPr>
          <w:t>.</w:t>
        </w:r>
      </w:ins>
    </w:p>
    <w:p w14:paraId="37F47A83" w14:textId="6DF1BCA0" w:rsidR="00F71106" w:rsidRDefault="00576ACD" w:rsidP="00F71106">
      <w:pPr>
        <w:pStyle w:val="ListParagraph"/>
        <w:numPr>
          <w:ilvl w:val="0"/>
          <w:numId w:val="12"/>
        </w:numPr>
      </w:pPr>
      <w:r>
        <w:lastRenderedPageBreak/>
        <w:t>The screen shot below shows the ImageJ MVR plugin application for viewing the data while changing the bounding box for cropping. Explore this tool and the online help to understand it better.</w:t>
      </w:r>
    </w:p>
    <w:p w14:paraId="6C03A25A" w14:textId="2DFE2FAD" w:rsidR="004B4F2F" w:rsidRDefault="004B4F2F" w:rsidP="006B67EF">
      <w:pPr>
        <w:jc w:val="center"/>
      </w:pPr>
      <w:r>
        <w:rPr>
          <w:noProof/>
        </w:rPr>
        <w:drawing>
          <wp:inline distT="0" distB="0" distL="0" distR="0" wp14:anchorId="56B6AD24" wp14:editId="068B47DF">
            <wp:extent cx="4554712" cy="65099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6467" cy="6541077"/>
                    </a:xfrm>
                    <a:prstGeom prst="rect">
                      <a:avLst/>
                    </a:prstGeom>
                    <a:noFill/>
                    <a:ln>
                      <a:noFill/>
                    </a:ln>
                  </pic:spPr>
                </pic:pic>
              </a:graphicData>
            </a:graphic>
          </wp:inline>
        </w:drawing>
      </w:r>
    </w:p>
    <w:p w14:paraId="425F5A7D" w14:textId="293CA220" w:rsidR="00F71106" w:rsidRDefault="00D92CE5" w:rsidP="00F71106">
      <w:pPr>
        <w:pStyle w:val="Heading1"/>
      </w:pPr>
      <w:bookmarkStart w:id="507" w:name="_Toc137194065"/>
      <w:r>
        <w:t xml:space="preserve">Step 10 - </w:t>
      </w:r>
      <w:r w:rsidRPr="00D92CE5">
        <w:t xml:space="preserve">Extract processed single view or fused datasets </w:t>
      </w:r>
      <w:r>
        <w:t xml:space="preserve">for </w:t>
      </w:r>
      <w:del w:id="508" w:author="Dunsby, Christopher W" w:date="2023-06-10T22:43:00Z">
        <w:r w:rsidDel="00E67D55">
          <w:delText xml:space="preserve">generic </w:delText>
        </w:r>
      </w:del>
      <w:r>
        <w:t>downstream processing of 3D datasets</w:t>
      </w:r>
      <w:bookmarkEnd w:id="507"/>
    </w:p>
    <w:p w14:paraId="4DD215DC" w14:textId="764D2FF0" w:rsidR="00F71106" w:rsidRPr="00F71106" w:rsidRDefault="00F71106" w:rsidP="00F71106">
      <w:pPr>
        <w:pStyle w:val="ListParagraph"/>
        <w:numPr>
          <w:ilvl w:val="0"/>
          <w:numId w:val="16"/>
        </w:numPr>
      </w:pPr>
      <w:r>
        <w:t>Click on the ‘get deskewed dopm volumes’ option</w:t>
      </w:r>
      <w:ins w:id="509" w:author="Dunsby, Christopher W" w:date="2023-06-10T22:43:00Z">
        <w:r w:rsidR="00E67D55">
          <w:t>.</w:t>
        </w:r>
      </w:ins>
    </w:p>
    <w:p w14:paraId="51B8E023" w14:textId="479AFED9" w:rsidR="004B4F2F" w:rsidRDefault="004B4F2F" w:rsidP="00576ACD">
      <w:pPr>
        <w:jc w:val="center"/>
      </w:pPr>
      <w:r>
        <w:rPr>
          <w:noProof/>
        </w:rPr>
        <w:lastRenderedPageBreak/>
        <w:drawing>
          <wp:inline distT="0" distB="0" distL="0" distR="0" wp14:anchorId="0AF4E6CD" wp14:editId="11AE840D">
            <wp:extent cx="4367284" cy="1242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723" cy="1245006"/>
                    </a:xfrm>
                    <a:prstGeom prst="rect">
                      <a:avLst/>
                    </a:prstGeom>
                    <a:noFill/>
                    <a:ln>
                      <a:noFill/>
                    </a:ln>
                  </pic:spPr>
                </pic:pic>
              </a:graphicData>
            </a:graphic>
          </wp:inline>
        </w:drawing>
      </w:r>
    </w:p>
    <w:p w14:paraId="5F042B7B" w14:textId="48B1AA3B" w:rsidR="00F71106" w:rsidRDefault="00F71106" w:rsidP="00F71106">
      <w:pPr>
        <w:pStyle w:val="ListParagraph"/>
        <w:numPr>
          <w:ilvl w:val="0"/>
          <w:numId w:val="16"/>
        </w:numPr>
      </w:pPr>
      <w:r>
        <w:t xml:space="preserve">The ‘how do you want to extract the tiff stacks’ question gives you the choice of exporting single view or fused data </w:t>
      </w:r>
      <w:del w:id="510" w:author="Dunsby, Christopher W" w:date="2023-06-10T22:43:00Z">
        <w:r w:rsidDel="00E67D55">
          <w:delText xml:space="preserve">that has had </w:delText>
        </w:r>
      </w:del>
      <w:ins w:id="511" w:author="Dunsby, Christopher W" w:date="2023-06-10T22:43:00Z">
        <w:r w:rsidR="00E67D55">
          <w:t xml:space="preserve">with </w:t>
        </w:r>
      </w:ins>
      <w:r>
        <w:t>all of the deskewing and other affine transformation steps applied as covered in Steps 1-4</w:t>
      </w:r>
      <w:ins w:id="512" w:author="Dunsby, Christopher W" w:date="2023-06-10T22:43:00Z">
        <w:r w:rsidR="00960772">
          <w:t>.</w:t>
        </w:r>
      </w:ins>
    </w:p>
    <w:p w14:paraId="4D89451B" w14:textId="4A6251B1" w:rsidR="00F71106" w:rsidRDefault="00F71106" w:rsidP="00F71106">
      <w:pPr>
        <w:pStyle w:val="ListParagraph"/>
        <w:numPr>
          <w:ilvl w:val="0"/>
          <w:numId w:val="16"/>
        </w:numPr>
      </w:pPr>
      <w:r>
        <w:t>Below is the fused option selected</w:t>
      </w:r>
      <w:ins w:id="513" w:author="Dunsby, Christopher W" w:date="2023-06-10T22:43:00Z">
        <w:r w:rsidR="00960772">
          <w:t>.</w:t>
        </w:r>
      </w:ins>
    </w:p>
    <w:p w14:paraId="529D6A8D" w14:textId="6E1B7DD4" w:rsidR="004B4F2F" w:rsidRDefault="004B4F2F" w:rsidP="00F71106">
      <w:pPr>
        <w:jc w:val="center"/>
      </w:pPr>
      <w:r>
        <w:rPr>
          <w:noProof/>
        </w:rPr>
        <w:drawing>
          <wp:inline distT="0" distB="0" distL="0" distR="0" wp14:anchorId="2FCF281F" wp14:editId="5D8B170A">
            <wp:extent cx="3895725" cy="180201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8856" cy="1808090"/>
                    </a:xfrm>
                    <a:prstGeom prst="rect">
                      <a:avLst/>
                    </a:prstGeom>
                    <a:noFill/>
                    <a:ln>
                      <a:noFill/>
                    </a:ln>
                  </pic:spPr>
                </pic:pic>
              </a:graphicData>
            </a:graphic>
          </wp:inline>
        </w:drawing>
      </w:r>
    </w:p>
    <w:p w14:paraId="2FB72048" w14:textId="56FAA345" w:rsidR="00F71106" w:rsidRDefault="00F71106" w:rsidP="00F71106">
      <w:pPr>
        <w:pStyle w:val="ListParagraph"/>
        <w:numPr>
          <w:ilvl w:val="0"/>
          <w:numId w:val="17"/>
        </w:numPr>
      </w:pPr>
      <w:r>
        <w:t>Below is the single view option selected, you will see another prompt if chosen asking to specify which single view</w:t>
      </w:r>
      <w:ins w:id="514" w:author="Dunsby, Christopher W" w:date="2023-06-10T22:44:00Z">
        <w:r w:rsidR="00960772">
          <w:t xml:space="preserve"> you want to export, i.e. </w:t>
        </w:r>
      </w:ins>
      <w:del w:id="515" w:author="Dunsby, Christopher W" w:date="2023-06-10T22:44:00Z">
        <w:r w:rsidDel="00960772">
          <w:delText xml:space="preserve"> – </w:delText>
        </w:r>
      </w:del>
      <w:r>
        <w:t>dOPM view 1 or 2</w:t>
      </w:r>
      <w:ins w:id="516" w:author="Dunsby, Christopher W" w:date="2023-06-10T22:44:00Z">
        <w:r w:rsidR="00960772">
          <w:t>.</w:t>
        </w:r>
      </w:ins>
    </w:p>
    <w:p w14:paraId="5066EA32" w14:textId="2A7B4A8E" w:rsidR="004B4F2F" w:rsidRDefault="004B4F2F" w:rsidP="00576ACD">
      <w:pPr>
        <w:jc w:val="center"/>
      </w:pPr>
      <w:r>
        <w:rPr>
          <w:noProof/>
        </w:rPr>
        <w:drawing>
          <wp:inline distT="0" distB="0" distL="0" distR="0" wp14:anchorId="7C33026D" wp14:editId="7D1430C9">
            <wp:extent cx="3800475" cy="180554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9575" cy="1814615"/>
                    </a:xfrm>
                    <a:prstGeom prst="rect">
                      <a:avLst/>
                    </a:prstGeom>
                    <a:noFill/>
                    <a:ln>
                      <a:noFill/>
                    </a:ln>
                  </pic:spPr>
                </pic:pic>
              </a:graphicData>
            </a:graphic>
          </wp:inline>
        </w:drawing>
      </w:r>
    </w:p>
    <w:p w14:paraId="4674E3E5" w14:textId="2CF041CC" w:rsidR="00F71106" w:rsidRDefault="00F71106" w:rsidP="00F71106">
      <w:pPr>
        <w:pStyle w:val="ListParagraph"/>
        <w:numPr>
          <w:ilvl w:val="0"/>
          <w:numId w:val="16"/>
        </w:numPr>
      </w:pPr>
      <w:r>
        <w:t xml:space="preserve">If you have defined a bounding box as outlined in Step 9 </w:t>
      </w:r>
      <w:r w:rsidR="00662E6C">
        <w:t>above,</w:t>
      </w:r>
      <w:r>
        <w:t xml:space="preserve"> you can apply it in this exporting step to reduce the data to just the volume cropped by this box – click ‘yes’ or ‘no’ in the ‘do you want to apply a bounding box option’. This will be ignored if a bounding box was not defined prior to Step 10.</w:t>
      </w:r>
    </w:p>
    <w:p w14:paraId="56E7EBBF" w14:textId="523E067E" w:rsidR="004B4F2F" w:rsidRDefault="004B4F2F" w:rsidP="004B4F2F"/>
    <w:p w14:paraId="308BF6F3" w14:textId="048DA6B1" w:rsidR="00662E6C" w:rsidRDefault="00662E6C" w:rsidP="004B4F2F"/>
    <w:p w14:paraId="494082AE" w14:textId="7595727E" w:rsidR="00662E6C" w:rsidRDefault="00662E6C" w:rsidP="00662E6C">
      <w:pPr>
        <w:pStyle w:val="ListParagraph"/>
        <w:numPr>
          <w:ilvl w:val="0"/>
          <w:numId w:val="16"/>
        </w:numPr>
      </w:pPr>
      <w:r>
        <w:t>Regardless of single or fused volumes</w:t>
      </w:r>
      <w:ins w:id="517" w:author="Dunsby, Christopher W" w:date="2023-06-10T22:44:00Z">
        <w:r w:rsidR="00C207D9">
          <w:t>,</w:t>
        </w:r>
      </w:ins>
      <w:r>
        <w:t xml:space="preserve"> you will see a prompt </w:t>
      </w:r>
      <w:del w:id="518" w:author="Dunsby, Christopher W" w:date="2023-06-10T22:44:00Z">
        <w:r w:rsidDel="00C207D9">
          <w:delText xml:space="preserve">requiring </w:delText>
        </w:r>
      </w:del>
      <w:ins w:id="519" w:author="Dunsby, Christopher W" w:date="2023-06-10T22:44:00Z">
        <w:r w:rsidR="00C207D9">
          <w:t xml:space="preserve">requesting </w:t>
        </w:r>
      </w:ins>
      <w:r>
        <w:t>a path to the dataset xml and a save path</w:t>
      </w:r>
      <w:ins w:id="520" w:author="Dunsby, Christopher W" w:date="2023-06-10T22:44:00Z">
        <w:r w:rsidR="00C207D9">
          <w:t>.</w:t>
        </w:r>
      </w:ins>
    </w:p>
    <w:p w14:paraId="7EFE5A0F" w14:textId="60BB57E7" w:rsidR="00662E6C" w:rsidRDefault="00662E6C" w:rsidP="00662E6C">
      <w:pPr>
        <w:pStyle w:val="ListParagraph"/>
        <w:numPr>
          <w:ilvl w:val="0"/>
          <w:numId w:val="16"/>
        </w:numPr>
      </w:pPr>
      <w:r>
        <w:t>Note you must create the save path manually before or during this step for this to work – it will not automatically create a new folder with the chosen name</w:t>
      </w:r>
      <w:ins w:id="521" w:author="Dunsby, Christopher W" w:date="2023-06-10T22:44:00Z">
        <w:r w:rsidR="00C207D9">
          <w:t>.</w:t>
        </w:r>
      </w:ins>
    </w:p>
    <w:p w14:paraId="2BAB3820" w14:textId="084F524D" w:rsidR="00662E6C" w:rsidRDefault="00662E6C" w:rsidP="00662E6C">
      <w:pPr>
        <w:pStyle w:val="ListParagraph"/>
        <w:numPr>
          <w:ilvl w:val="0"/>
          <w:numId w:val="16"/>
        </w:numPr>
      </w:pPr>
      <w:r>
        <w:lastRenderedPageBreak/>
        <w:t>Note the binning factor refers to the size of the exported tiff stack voxels</w:t>
      </w:r>
      <w:ins w:id="522" w:author="Dunsby, Christopher W" w:date="2023-06-10T22:45:00Z">
        <w:r w:rsidR="00FB13C2">
          <w:t>.</w:t>
        </w:r>
      </w:ins>
      <w:r w:rsidR="00057891">
        <w:t xml:space="preserve"> </w:t>
      </w:r>
      <w:del w:id="523" w:author="Dunsby, Christopher W" w:date="2023-06-10T22:45:00Z">
        <w:r w:rsidR="00057891" w:rsidDel="00FB13C2">
          <w:delText xml:space="preserve">and </w:delText>
        </w:r>
        <w:r w:rsidDel="00FB13C2">
          <w:delText>t</w:delText>
        </w:r>
      </w:del>
      <w:ins w:id="524" w:author="Dunsby, Christopher W" w:date="2023-06-10T22:45:00Z">
        <w:r w:rsidR="00FB13C2">
          <w:t>T</w:t>
        </w:r>
      </w:ins>
      <w:r>
        <w:t xml:space="preserve">he </w:t>
      </w:r>
      <w:ins w:id="525" w:author="Dunsby, Christopher W" w:date="2023-06-10T22:45:00Z">
        <w:r w:rsidR="00FB13C2">
          <w:t xml:space="preserve">exported </w:t>
        </w:r>
      </w:ins>
      <w:r>
        <w:t>data is isotropic in sampling in</w:t>
      </w:r>
      <w:ins w:id="526" w:author="Dunsby, Christopher W" w:date="2023-06-10T22:45:00Z">
        <w:r w:rsidR="00BD1701">
          <w:t xml:space="preserve"> the</w:t>
        </w:r>
      </w:ins>
      <w:r>
        <w:t xml:space="preserve"> x,y,z dimensions of the </w:t>
      </w:r>
      <w:del w:id="527" w:author="Dunsby, Christopher W" w:date="2023-06-10T22:45:00Z">
        <w:r w:rsidDel="00BD1701">
          <w:delText xml:space="preserve">produced </w:delText>
        </w:r>
      </w:del>
      <w:r>
        <w:t>z-stack</w:t>
      </w:r>
      <w:r w:rsidR="00057891">
        <w:t xml:space="preserve"> </w:t>
      </w:r>
      <w:ins w:id="528" w:author="Dunsby, Christopher W" w:date="2023-06-10T22:45:00Z">
        <w:r w:rsidR="00BD1701">
          <w:t xml:space="preserve">produced </w:t>
        </w:r>
      </w:ins>
      <w:r w:rsidR="00057891">
        <w:t xml:space="preserve">and is a function of the raw image datas pixel size and z-plane spacing. For example, a binning factor of 1 would generate a tiff stack with the highest spatial resolution and a factor of 2 would be half this resolution. Explore the MVR application and read online </w:t>
      </w:r>
      <w:commentRangeStart w:id="529"/>
      <w:commentRangeStart w:id="530"/>
      <w:ins w:id="531" w:author="Dunsby, Christopher W" w:date="2023-06-10T22:46:00Z">
        <w:r w:rsidR="00FB13C2">
          <w:t xml:space="preserve">MVR </w:t>
        </w:r>
        <w:commentRangeEnd w:id="529"/>
        <w:r w:rsidR="00FB13C2">
          <w:rPr>
            <w:rStyle w:val="CommentReference"/>
          </w:rPr>
          <w:commentReference w:id="529"/>
        </w:r>
      </w:ins>
      <w:commentRangeEnd w:id="530"/>
      <w:r w:rsidR="00DA3EEC">
        <w:rPr>
          <w:rStyle w:val="CommentReference"/>
        </w:rPr>
        <w:commentReference w:id="530"/>
      </w:r>
      <w:ins w:id="532" w:author="Sparks, Hugh D" w:date="2023-06-12T10:46:00Z">
        <w:r w:rsidR="009B4110">
          <w:t xml:space="preserve">plugin </w:t>
        </w:r>
      </w:ins>
      <w:del w:id="533" w:author="Sparks, Hugh D" w:date="2023-06-12T10:46:00Z">
        <w:r w:rsidR="00057891" w:rsidDel="009B4110">
          <w:delText>w</w:delText>
        </w:r>
      </w:del>
      <w:ins w:id="534" w:author="Sparks, Hugh D" w:date="2023-06-12T10:46:00Z">
        <w:r w:rsidR="009B4110">
          <w:t>w</w:t>
        </w:r>
      </w:ins>
      <w:r w:rsidR="00057891">
        <w:t xml:space="preserve">iki </w:t>
      </w:r>
      <w:ins w:id="535" w:author="Sparks, Hugh D" w:date="2023-06-12T10:47:00Z">
        <w:r w:rsidR="00DA3EEC">
          <w:t xml:space="preserve">mentioned in introduction </w:t>
        </w:r>
      </w:ins>
      <w:r w:rsidR="00057891">
        <w:t>for further understanding of exporting MVR data in general.</w:t>
      </w:r>
    </w:p>
    <w:p w14:paraId="5786967A" w14:textId="24F047FC" w:rsidR="004B4F2F" w:rsidRDefault="004B4F2F" w:rsidP="00662E6C">
      <w:pPr>
        <w:jc w:val="center"/>
      </w:pPr>
      <w:r>
        <w:rPr>
          <w:noProof/>
        </w:rPr>
        <w:drawing>
          <wp:inline distT="0" distB="0" distL="0" distR="0" wp14:anchorId="188F52AC" wp14:editId="5BC19EA6">
            <wp:extent cx="3172027" cy="3467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9724" cy="3475514"/>
                    </a:xfrm>
                    <a:prstGeom prst="rect">
                      <a:avLst/>
                    </a:prstGeom>
                    <a:noFill/>
                    <a:ln>
                      <a:noFill/>
                    </a:ln>
                  </pic:spPr>
                </pic:pic>
              </a:graphicData>
            </a:graphic>
          </wp:inline>
        </w:drawing>
      </w:r>
    </w:p>
    <w:p w14:paraId="31064E50" w14:textId="56B2EE1B" w:rsidR="004B4F2F" w:rsidRDefault="00057891" w:rsidP="00057891">
      <w:pPr>
        <w:pStyle w:val="ListParagraph"/>
        <w:numPr>
          <w:ilvl w:val="0"/>
          <w:numId w:val="18"/>
        </w:numPr>
      </w:pPr>
      <w:r>
        <w:t>Finally, the option to process a subset of tiles is given to allow the user to only process a fraction of the dataset</w:t>
      </w:r>
      <w:ins w:id="536" w:author="Dunsby, Christopher W" w:date="2023-06-10T22:46:00Z">
        <w:r w:rsidR="00FB13C2">
          <w:t xml:space="preserve">. This can </w:t>
        </w:r>
      </w:ins>
      <w:del w:id="537" w:author="Dunsby, Christopher W" w:date="2023-06-10T22:46:00Z">
        <w:r w:rsidDel="00FB13C2">
          <w:delText xml:space="preserve"> which could be handy </w:delText>
        </w:r>
      </w:del>
      <w:ins w:id="538" w:author="Dunsby, Christopher W" w:date="2023-06-10T22:46:00Z">
        <w:r w:rsidR="00FB13C2">
          <w:t xml:space="preserve">be useful </w:t>
        </w:r>
      </w:ins>
      <w:r>
        <w:t xml:space="preserve">if the dataset is large and only a subset is </w:t>
      </w:r>
      <w:del w:id="539" w:author="Dunsby, Christopher W" w:date="2023-06-10T22:46:00Z">
        <w:r w:rsidDel="00FB13C2">
          <w:delText xml:space="preserve">needed </w:delText>
        </w:r>
      </w:del>
      <w:ins w:id="540" w:author="Dunsby, Christopher W" w:date="2023-06-10T22:46:00Z">
        <w:r w:rsidR="00FB13C2">
          <w:t>requir</w:t>
        </w:r>
      </w:ins>
      <w:ins w:id="541" w:author="Dunsby, Christopher W" w:date="2023-06-10T22:47:00Z">
        <w:r w:rsidR="00FB13C2">
          <w:t>ed for export,</w:t>
        </w:r>
      </w:ins>
      <w:ins w:id="542" w:author="Dunsby, Christopher W" w:date="2023-06-10T22:46:00Z">
        <w:r w:rsidR="00FB13C2">
          <w:t xml:space="preserve"> </w:t>
        </w:r>
      </w:ins>
      <w:r>
        <w:t xml:space="preserve">saving compute time and </w:t>
      </w:r>
      <w:commentRangeStart w:id="543"/>
      <w:commentRangeStart w:id="544"/>
      <w:del w:id="545" w:author="Dunsby, Christopher W" w:date="2023-06-10T22:47:00Z">
        <w:r w:rsidDel="00FB13C2">
          <w:delText>memory</w:delText>
        </w:r>
      </w:del>
      <w:ins w:id="546" w:author="Dunsby, Christopher W" w:date="2023-06-10T22:47:00Z">
        <w:r w:rsidR="00FB13C2">
          <w:t>disk space</w:t>
        </w:r>
      </w:ins>
      <w:r>
        <w:t>.</w:t>
      </w:r>
      <w:commentRangeEnd w:id="543"/>
      <w:r w:rsidR="00FB13C2">
        <w:rPr>
          <w:rStyle w:val="CommentReference"/>
        </w:rPr>
        <w:commentReference w:id="543"/>
      </w:r>
      <w:commentRangeEnd w:id="544"/>
      <w:r w:rsidR="00DA3EEC">
        <w:rPr>
          <w:rStyle w:val="CommentReference"/>
        </w:rPr>
        <w:commentReference w:id="544"/>
      </w:r>
    </w:p>
    <w:p w14:paraId="203A594B" w14:textId="41DC82A3" w:rsidR="004B4F2F" w:rsidRDefault="004B4F2F" w:rsidP="00662E6C">
      <w:pPr>
        <w:jc w:val="center"/>
      </w:pPr>
      <w:r>
        <w:rPr>
          <w:noProof/>
        </w:rPr>
        <w:drawing>
          <wp:inline distT="0" distB="0" distL="0" distR="0" wp14:anchorId="0594D6D1" wp14:editId="41C41A72">
            <wp:extent cx="4476750" cy="208964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6536" cy="2094215"/>
                    </a:xfrm>
                    <a:prstGeom prst="rect">
                      <a:avLst/>
                    </a:prstGeom>
                    <a:noFill/>
                    <a:ln>
                      <a:noFill/>
                    </a:ln>
                  </pic:spPr>
                </pic:pic>
              </a:graphicData>
            </a:graphic>
          </wp:inline>
        </w:drawing>
      </w:r>
    </w:p>
    <w:p w14:paraId="438C8699" w14:textId="01147E31" w:rsidR="00057891" w:rsidRDefault="00057891" w:rsidP="00662E6C">
      <w:pPr>
        <w:jc w:val="center"/>
      </w:pPr>
    </w:p>
    <w:p w14:paraId="34C73BFE" w14:textId="57A700EC" w:rsidR="004B4F2F" w:rsidRDefault="00057891" w:rsidP="006F0DC1">
      <w:pPr>
        <w:pStyle w:val="ListParagraph"/>
        <w:numPr>
          <w:ilvl w:val="0"/>
          <w:numId w:val="18"/>
        </w:numPr>
      </w:pPr>
      <w:r>
        <w:t>Once the export</w:t>
      </w:r>
      <w:ins w:id="547" w:author="Dunsby, Christopher W" w:date="2023-06-10T22:47:00Z">
        <w:r w:rsidR="00FB13C2">
          <w:t xml:space="preserve"> process </w:t>
        </w:r>
      </w:ins>
      <w:del w:id="548" w:author="Dunsby, Christopher W" w:date="2023-06-10T22:47:00Z">
        <w:r w:rsidDel="00FB13C2">
          <w:delText xml:space="preserve">ing </w:delText>
        </w:r>
      </w:del>
      <w:r>
        <w:t>begins</w:t>
      </w:r>
      <w:ins w:id="549" w:author="Dunsby, Christopher W" w:date="2023-06-10T22:47:00Z">
        <w:r w:rsidR="00DE470F">
          <w:t>,</w:t>
        </w:r>
      </w:ins>
      <w:r>
        <w:t xml:space="preserve"> the log box provides </w:t>
      </w:r>
      <w:ins w:id="550" w:author="Dunsby, Christopher W" w:date="2023-06-10T22:47:00Z">
        <w:r w:rsidR="00DE470F">
          <w:t xml:space="preserve">an indication of </w:t>
        </w:r>
      </w:ins>
      <w:r>
        <w:t xml:space="preserve">progress and </w:t>
      </w:r>
      <w:ins w:id="551" w:author="Dunsby, Christopher W" w:date="2023-06-10T22:47:00Z">
        <w:r w:rsidR="00DE470F">
          <w:t xml:space="preserve">the process </w:t>
        </w:r>
      </w:ins>
      <w:r>
        <w:t xml:space="preserve">is complete </w:t>
      </w:r>
      <w:ins w:id="552" w:author="Dunsby, Christopher W" w:date="2023-06-10T22:47:00Z">
        <w:r w:rsidR="00DE470F">
          <w:t xml:space="preserve">once the </w:t>
        </w:r>
      </w:ins>
      <w:del w:id="553" w:author="Dunsby, Christopher W" w:date="2023-06-10T22:47:00Z">
        <w:r w:rsidDel="00DE470F">
          <w:delText xml:space="preserve">with a </w:delText>
        </w:r>
      </w:del>
      <w:r>
        <w:t>‘DONE’ statement</w:t>
      </w:r>
      <w:ins w:id="554" w:author="Dunsby, Christopher W" w:date="2023-06-10T22:47:00Z">
        <w:r w:rsidR="00DE470F">
          <w:t xml:space="preserve"> is shown.</w:t>
        </w:r>
      </w:ins>
    </w:p>
    <w:p w14:paraId="76DD54E8" w14:textId="77777777" w:rsidR="004B4F2F" w:rsidRDefault="004B4F2F" w:rsidP="00662E6C">
      <w:pPr>
        <w:jc w:val="center"/>
      </w:pPr>
      <w:r>
        <w:rPr>
          <w:noProof/>
        </w:rPr>
        <w:lastRenderedPageBreak/>
        <w:drawing>
          <wp:inline distT="0" distB="0" distL="0" distR="0" wp14:anchorId="654DFABA" wp14:editId="030CAD2E">
            <wp:extent cx="4685305" cy="25336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2472" cy="2537526"/>
                    </a:xfrm>
                    <a:prstGeom prst="rect">
                      <a:avLst/>
                    </a:prstGeom>
                    <a:noFill/>
                    <a:ln>
                      <a:noFill/>
                    </a:ln>
                  </pic:spPr>
                </pic:pic>
              </a:graphicData>
            </a:graphic>
          </wp:inline>
        </w:drawing>
      </w:r>
    </w:p>
    <w:p w14:paraId="756B9C1C" w14:textId="1DAAB508" w:rsidR="004B4F2F" w:rsidRDefault="00057891" w:rsidP="00057891">
      <w:pPr>
        <w:pStyle w:val="ListParagraph"/>
        <w:numPr>
          <w:ilvl w:val="0"/>
          <w:numId w:val="18"/>
        </w:numPr>
      </w:pPr>
      <w:r>
        <w:t>Then you can browse the resulting tiff stacks in the chosen save folder and load them in ImageJ or similar.</w:t>
      </w:r>
    </w:p>
    <w:p w14:paraId="38EFBF82" w14:textId="0BAF55B3" w:rsidR="00057891" w:rsidRDefault="00057891" w:rsidP="00057891">
      <w:pPr>
        <w:pStyle w:val="ListParagraph"/>
        <w:numPr>
          <w:ilvl w:val="0"/>
          <w:numId w:val="18"/>
        </w:numPr>
      </w:pPr>
      <w:r>
        <w:t xml:space="preserve">At this point </w:t>
      </w:r>
      <w:del w:id="555" w:author="Dunsby, Christopher W" w:date="2023-06-10T22:48:00Z">
        <w:r w:rsidDel="00DE470F">
          <w:delText>you should have a general</w:delText>
        </w:r>
      </w:del>
      <w:ins w:id="556" w:author="Dunsby, Christopher W" w:date="2023-06-10T22:48:00Z">
        <w:r w:rsidR="00DE470F">
          <w:t>the</w:t>
        </w:r>
      </w:ins>
      <w:r>
        <w:t xml:space="preserve"> 3D image </w:t>
      </w:r>
      <w:del w:id="557" w:author="Dunsby, Christopher W" w:date="2023-06-10T22:48:00Z">
        <w:r w:rsidDel="00DE470F">
          <w:delText>analysis problem such as segmentation</w:delText>
        </w:r>
      </w:del>
      <w:ins w:id="558" w:author="Dunsby, Christopher W" w:date="2023-06-10T22:48:00Z">
        <w:r w:rsidR="00DE470F">
          <w:t>can then be transferred to another application or pipeline for visualisation or analysis.</w:t>
        </w:r>
      </w:ins>
    </w:p>
    <w:p w14:paraId="587F3303" w14:textId="7FEDA3FE" w:rsidR="004B4F2F" w:rsidDel="00DE470F" w:rsidRDefault="004B4F2F" w:rsidP="004B4F2F">
      <w:pPr>
        <w:rPr>
          <w:del w:id="559" w:author="Dunsby, Christopher W" w:date="2023-06-10T22:48:00Z"/>
        </w:rPr>
      </w:pPr>
    </w:p>
    <w:p w14:paraId="594089BA" w14:textId="175C70A6" w:rsidR="004B4F2F" w:rsidRDefault="00E019D1" w:rsidP="00662E6C">
      <w:pPr>
        <w:jc w:val="center"/>
      </w:pPr>
      <w:r>
        <w:rPr>
          <w:noProof/>
        </w:rPr>
        <w:drawing>
          <wp:inline distT="0" distB="0" distL="0" distR="0" wp14:anchorId="7619472C" wp14:editId="1F30C9A8">
            <wp:extent cx="4435522" cy="3771301"/>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7653" cy="3773113"/>
                    </a:xfrm>
                    <a:prstGeom prst="rect">
                      <a:avLst/>
                    </a:prstGeom>
                    <a:noFill/>
                    <a:ln>
                      <a:noFill/>
                    </a:ln>
                  </pic:spPr>
                </pic:pic>
              </a:graphicData>
            </a:graphic>
          </wp:inline>
        </w:drawing>
      </w:r>
    </w:p>
    <w:sectPr w:rsidR="004B4F2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Dunsby, Christopher W" w:date="2023-06-09T09:22:00Z" w:initials="DCW">
    <w:p w14:paraId="31D00334" w14:textId="09DC5883" w:rsidR="0081517B" w:rsidRDefault="0081517B">
      <w:pPr>
        <w:pStyle w:val="CommentText"/>
      </w:pPr>
      <w:r>
        <w:rPr>
          <w:rStyle w:val="CommentReference"/>
        </w:rPr>
        <w:annotationRef/>
      </w:r>
      <w:r>
        <w:t>Is this correct?</w:t>
      </w:r>
    </w:p>
  </w:comment>
  <w:comment w:id="44" w:author="Sparks, Hugh D" w:date="2023-06-12T10:28:00Z" w:initials="SHD">
    <w:p w14:paraId="5125688B" w14:textId="7D474837" w:rsidR="002428F3" w:rsidRDefault="002428F3">
      <w:pPr>
        <w:pStyle w:val="CommentText"/>
      </w:pPr>
      <w:r>
        <w:rPr>
          <w:rStyle w:val="CommentReference"/>
        </w:rPr>
        <w:annotationRef/>
      </w:r>
      <w:r>
        <w:t>yes</w:t>
      </w:r>
    </w:p>
  </w:comment>
  <w:comment w:id="262" w:author="Dunsby, Christopher W" w:date="2023-06-10T22:19:00Z" w:initials="DCW">
    <w:p w14:paraId="2BE50C1C" w14:textId="13942A3A" w:rsidR="004C5C99" w:rsidRDefault="004C5C99">
      <w:pPr>
        <w:pStyle w:val="CommentText"/>
      </w:pPr>
      <w:r>
        <w:rPr>
          <w:rStyle w:val="CommentReference"/>
        </w:rPr>
        <w:annotationRef/>
      </w:r>
      <w:r>
        <w:t>Hugh, please check I’ve not changed the intended meaning in this section.</w:t>
      </w:r>
    </w:p>
  </w:comment>
  <w:comment w:id="263" w:author="Sparks, Hugh D" w:date="2023-06-12T10:37:00Z" w:initials="SHD">
    <w:p w14:paraId="52777897" w14:textId="4E028D9C" w:rsidR="009B4110" w:rsidRDefault="009B4110">
      <w:pPr>
        <w:pStyle w:val="CommentText"/>
      </w:pPr>
      <w:r>
        <w:rPr>
          <w:rStyle w:val="CommentReference"/>
        </w:rPr>
        <w:annotationRef/>
      </w:r>
      <w:r>
        <w:t>yes</w:t>
      </w:r>
    </w:p>
  </w:comment>
  <w:comment w:id="328" w:author="Dunsby, Christopher W" w:date="2023-06-10T22:22:00Z" w:initials="DCW">
    <w:p w14:paraId="470513F7" w14:textId="7D9197DE" w:rsidR="00C70CCD" w:rsidRDefault="00C70CCD">
      <w:pPr>
        <w:pStyle w:val="CommentText"/>
      </w:pPr>
      <w:r>
        <w:rPr>
          <w:rStyle w:val="CommentReference"/>
        </w:rPr>
        <w:annotationRef/>
      </w:r>
      <w:r>
        <w:t>Hugh, please check.</w:t>
      </w:r>
    </w:p>
  </w:comment>
  <w:comment w:id="329" w:author="Sparks, Hugh D" w:date="2023-06-12T10:38:00Z" w:initials="SHD">
    <w:p w14:paraId="52FF8ABD" w14:textId="5ECAF404" w:rsidR="009B4110" w:rsidRDefault="009B4110">
      <w:pPr>
        <w:pStyle w:val="CommentText"/>
      </w:pPr>
      <w:r>
        <w:rPr>
          <w:rStyle w:val="CommentReference"/>
        </w:rPr>
        <w:annotationRef/>
      </w:r>
      <w:r>
        <w:t>ok</w:t>
      </w:r>
    </w:p>
  </w:comment>
  <w:comment w:id="429" w:author="Dunsby, Christopher W" w:date="2023-06-10T22:34:00Z" w:initials="DCW">
    <w:p w14:paraId="353AE8E0" w14:textId="48B809EA" w:rsidR="00ED1F63" w:rsidRDefault="00ED1F63">
      <w:pPr>
        <w:pStyle w:val="CommentText"/>
      </w:pPr>
      <w:r>
        <w:rPr>
          <w:rStyle w:val="CommentReference"/>
        </w:rPr>
        <w:annotationRef/>
      </w:r>
      <w:r>
        <w:t>Hugh, please check.</w:t>
      </w:r>
    </w:p>
  </w:comment>
  <w:comment w:id="430" w:author="Sparks, Hugh D" w:date="2023-06-12T10:40:00Z" w:initials="SHD">
    <w:p w14:paraId="2B001E0A" w14:textId="1F057A51" w:rsidR="009B4110" w:rsidRDefault="009B4110">
      <w:pPr>
        <w:pStyle w:val="CommentText"/>
      </w:pPr>
      <w:r>
        <w:rPr>
          <w:rStyle w:val="CommentReference"/>
        </w:rPr>
        <w:annotationRef/>
      </w:r>
      <w:r>
        <w:t>ok</w:t>
      </w:r>
    </w:p>
  </w:comment>
  <w:comment w:id="498" w:author="Dunsby, Christopher W" w:date="2023-06-10T22:41:00Z" w:initials="DCW">
    <w:p w14:paraId="6FF9A617" w14:textId="410A61D9" w:rsidR="007C740B" w:rsidRDefault="007C740B">
      <w:pPr>
        <w:pStyle w:val="CommentText"/>
      </w:pPr>
      <w:r>
        <w:rPr>
          <w:rStyle w:val="CommentReference"/>
        </w:rPr>
        <w:annotationRef/>
      </w:r>
      <w:r>
        <w:t>Hugh, please check.</w:t>
      </w:r>
    </w:p>
  </w:comment>
  <w:comment w:id="499" w:author="Sparks, Hugh D" w:date="2023-06-12T10:42:00Z" w:initials="SHD">
    <w:p w14:paraId="30323724" w14:textId="5F741D9F" w:rsidR="009B4110" w:rsidRDefault="009B4110">
      <w:pPr>
        <w:pStyle w:val="CommentText"/>
      </w:pPr>
      <w:r>
        <w:rPr>
          <w:rStyle w:val="CommentReference"/>
        </w:rPr>
        <w:annotationRef/>
      </w:r>
      <w:r>
        <w:t>ok</w:t>
      </w:r>
    </w:p>
  </w:comment>
  <w:comment w:id="529" w:author="Dunsby, Christopher W" w:date="2023-06-10T22:46:00Z" w:initials="DCW">
    <w:p w14:paraId="7ABE9CBD" w14:textId="27F15DA5" w:rsidR="00FB13C2" w:rsidRDefault="00FB13C2">
      <w:pPr>
        <w:pStyle w:val="CommentText"/>
      </w:pPr>
      <w:r>
        <w:rPr>
          <w:rStyle w:val="CommentReference"/>
        </w:rPr>
        <w:annotationRef/>
      </w:r>
      <w:r>
        <w:t>Need to specify which wiki you mean. Is this correct?</w:t>
      </w:r>
    </w:p>
  </w:comment>
  <w:comment w:id="530" w:author="Sparks, Hugh D" w:date="2023-06-12T10:47:00Z" w:initials="SHD">
    <w:p w14:paraId="6615099F" w14:textId="15E6699E" w:rsidR="00DA3EEC" w:rsidRDefault="00DA3EEC">
      <w:pPr>
        <w:pStyle w:val="CommentText"/>
      </w:pPr>
      <w:r>
        <w:rPr>
          <w:rStyle w:val="CommentReference"/>
        </w:rPr>
        <w:annotationRef/>
      </w:r>
      <w:r>
        <w:t>ok</w:t>
      </w:r>
    </w:p>
  </w:comment>
  <w:comment w:id="543" w:author="Dunsby, Christopher W" w:date="2023-06-10T22:47:00Z" w:initials="DCW">
    <w:p w14:paraId="213809F6" w14:textId="7DA6E3A4" w:rsidR="00FB13C2" w:rsidRDefault="00FB13C2">
      <w:pPr>
        <w:pStyle w:val="CommentText"/>
      </w:pPr>
      <w:r>
        <w:rPr>
          <w:rStyle w:val="CommentReference"/>
        </w:rPr>
        <w:annotationRef/>
      </w:r>
      <w:r>
        <w:t>Please check.</w:t>
      </w:r>
    </w:p>
  </w:comment>
  <w:comment w:id="544" w:author="Sparks, Hugh D" w:date="2023-06-12T10:47:00Z" w:initials="SHD">
    <w:p w14:paraId="436E972F" w14:textId="516937D0" w:rsidR="00DA3EEC" w:rsidRDefault="00DA3EEC">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D00334" w15:done="0"/>
  <w15:commentEx w15:paraId="5125688B" w15:paraIdParent="31D00334" w15:done="0"/>
  <w15:commentEx w15:paraId="2BE50C1C" w15:done="0"/>
  <w15:commentEx w15:paraId="52777897" w15:paraIdParent="2BE50C1C" w15:done="0"/>
  <w15:commentEx w15:paraId="470513F7" w15:done="0"/>
  <w15:commentEx w15:paraId="52FF8ABD" w15:paraIdParent="470513F7" w15:done="0"/>
  <w15:commentEx w15:paraId="353AE8E0" w15:done="0"/>
  <w15:commentEx w15:paraId="2B001E0A" w15:paraIdParent="353AE8E0" w15:done="0"/>
  <w15:commentEx w15:paraId="6FF9A617" w15:done="0"/>
  <w15:commentEx w15:paraId="30323724" w15:paraIdParent="6FF9A617" w15:done="0"/>
  <w15:commentEx w15:paraId="7ABE9CBD" w15:done="0"/>
  <w15:commentEx w15:paraId="6615099F" w15:paraIdParent="7ABE9CBD" w15:done="0"/>
  <w15:commentEx w15:paraId="213809F6" w15:done="0"/>
  <w15:commentEx w15:paraId="436E972F" w15:paraIdParent="21380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6DD5" w16cex:dateUtc="2023-06-09T08:22:00Z"/>
  <w16cex:commentExtensible w16cex:durableId="283171CD" w16cex:dateUtc="2023-06-12T09:28:00Z"/>
  <w16cex:commentExtensible w16cex:durableId="282F7581" w16cex:dateUtc="2023-06-10T21:19:00Z"/>
  <w16cex:commentExtensible w16cex:durableId="283173ED" w16cex:dateUtc="2023-06-12T09:37:00Z"/>
  <w16cex:commentExtensible w16cex:durableId="282F7638" w16cex:dateUtc="2023-06-10T21:22:00Z"/>
  <w16cex:commentExtensible w16cex:durableId="2831742E" w16cex:dateUtc="2023-06-12T09:38:00Z"/>
  <w16cex:commentExtensible w16cex:durableId="282F7912" w16cex:dateUtc="2023-06-10T21:34:00Z"/>
  <w16cex:commentExtensible w16cex:durableId="283174AD" w16cex:dateUtc="2023-06-12T09:40:00Z"/>
  <w16cex:commentExtensible w16cex:durableId="282F7AAC" w16cex:dateUtc="2023-06-10T21:41:00Z"/>
  <w16cex:commentExtensible w16cex:durableId="28317502" w16cex:dateUtc="2023-06-12T09:42:00Z"/>
  <w16cex:commentExtensible w16cex:durableId="282F7BB8" w16cex:dateUtc="2023-06-10T21:46:00Z"/>
  <w16cex:commentExtensible w16cex:durableId="28317645" w16cex:dateUtc="2023-06-12T09:47:00Z"/>
  <w16cex:commentExtensible w16cex:durableId="282F7BF0" w16cex:dateUtc="2023-06-10T21:47:00Z"/>
  <w16cex:commentExtensible w16cex:durableId="2831765C" w16cex:dateUtc="2023-06-12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D00334" w16cid:durableId="282D6DD5"/>
  <w16cid:commentId w16cid:paraId="5125688B" w16cid:durableId="283171CD"/>
  <w16cid:commentId w16cid:paraId="2BE50C1C" w16cid:durableId="282F7581"/>
  <w16cid:commentId w16cid:paraId="52777897" w16cid:durableId="283173ED"/>
  <w16cid:commentId w16cid:paraId="470513F7" w16cid:durableId="282F7638"/>
  <w16cid:commentId w16cid:paraId="52FF8ABD" w16cid:durableId="2831742E"/>
  <w16cid:commentId w16cid:paraId="353AE8E0" w16cid:durableId="282F7912"/>
  <w16cid:commentId w16cid:paraId="2B001E0A" w16cid:durableId="283174AD"/>
  <w16cid:commentId w16cid:paraId="6FF9A617" w16cid:durableId="282F7AAC"/>
  <w16cid:commentId w16cid:paraId="30323724" w16cid:durableId="28317502"/>
  <w16cid:commentId w16cid:paraId="7ABE9CBD" w16cid:durableId="282F7BB8"/>
  <w16cid:commentId w16cid:paraId="6615099F" w16cid:durableId="28317645"/>
  <w16cid:commentId w16cid:paraId="213809F6" w16cid:durableId="282F7BF0"/>
  <w16cid:commentId w16cid:paraId="436E972F" w16cid:durableId="283176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15E6D" w14:textId="77777777" w:rsidR="00341E87" w:rsidRDefault="00341E87" w:rsidP="00565D5E">
      <w:pPr>
        <w:spacing w:after="0" w:line="240" w:lineRule="auto"/>
      </w:pPr>
      <w:r>
        <w:separator/>
      </w:r>
    </w:p>
  </w:endnote>
  <w:endnote w:type="continuationSeparator" w:id="0">
    <w:p w14:paraId="27A7DBCE" w14:textId="77777777" w:rsidR="00341E87" w:rsidRDefault="00341E87" w:rsidP="00565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12421" w14:textId="77777777" w:rsidR="00341E87" w:rsidRDefault="00341E87" w:rsidP="00565D5E">
      <w:pPr>
        <w:spacing w:after="0" w:line="240" w:lineRule="auto"/>
      </w:pPr>
      <w:r>
        <w:separator/>
      </w:r>
    </w:p>
  </w:footnote>
  <w:footnote w:type="continuationSeparator" w:id="0">
    <w:p w14:paraId="309882ED" w14:textId="77777777" w:rsidR="00341E87" w:rsidRDefault="00341E87" w:rsidP="00565D5E">
      <w:pPr>
        <w:spacing w:after="0" w:line="240" w:lineRule="auto"/>
      </w:pPr>
      <w:r>
        <w:continuationSeparator/>
      </w:r>
    </w:p>
  </w:footnote>
  <w:footnote w:id="1">
    <w:p w14:paraId="216E12B1" w14:textId="78842F33" w:rsidR="00565D5E" w:rsidRPr="00BA4B29" w:rsidRDefault="00565D5E">
      <w:pPr>
        <w:pStyle w:val="FootnoteText"/>
        <w:rPr>
          <w:highlight w:val="yellow"/>
          <w:rPrChange w:id="76" w:author="Dunsby, Christopher W" w:date="2023-06-09T09:42:00Z">
            <w:rPr/>
          </w:rPrChange>
        </w:rPr>
      </w:pPr>
      <w:ins w:id="77" w:author="Dunsby, Christopher W" w:date="2023-06-09T09:25:00Z">
        <w:r>
          <w:rPr>
            <w:rStyle w:val="FootnoteReference"/>
          </w:rPr>
          <w:footnoteRef/>
        </w:r>
        <w:r>
          <w:t xml:space="preserve"> MVR </w:t>
        </w:r>
        <w:r w:rsidRPr="00BA4B29">
          <w:rPr>
            <w:highlight w:val="yellow"/>
            <w:rPrChange w:id="78" w:author="Dunsby, Christopher W" w:date="2023-06-09T09:42:00Z">
              <w:rPr/>
            </w:rPrChange>
          </w:rPr>
          <w:t>paper</w:t>
        </w:r>
      </w:ins>
    </w:p>
  </w:footnote>
  <w:footnote w:id="2">
    <w:p w14:paraId="3EAF53FC" w14:textId="2058D9B9" w:rsidR="00565D5E" w:rsidRDefault="00565D5E">
      <w:pPr>
        <w:pStyle w:val="FootnoteText"/>
      </w:pPr>
      <w:ins w:id="80" w:author="Dunsby, Christopher W" w:date="2023-06-09T09:25:00Z">
        <w:r w:rsidRPr="00BA4B29">
          <w:rPr>
            <w:rStyle w:val="FootnoteReference"/>
            <w:highlight w:val="yellow"/>
            <w:rPrChange w:id="81" w:author="Dunsby, Christopher W" w:date="2023-06-09T09:42:00Z">
              <w:rPr>
                <w:rStyle w:val="FootnoteReference"/>
              </w:rPr>
            </w:rPrChange>
          </w:rPr>
          <w:footnoteRef/>
        </w:r>
        <w:r w:rsidRPr="00BA4B29">
          <w:rPr>
            <w:highlight w:val="yellow"/>
            <w:rPrChange w:id="82" w:author="Dunsby, Christopher W" w:date="2023-06-09T09:42:00Z">
              <w:rPr/>
            </w:rPrChange>
          </w:rPr>
          <w:t xml:space="preserve"> </w:t>
        </w:r>
      </w:ins>
      <w:ins w:id="83" w:author="Dunsby, Christopher W" w:date="2023-06-09T09:26:00Z">
        <w:r w:rsidRPr="00BA4B29">
          <w:rPr>
            <w:highlight w:val="yellow"/>
            <w:rPrChange w:id="84" w:author="Dunsby, Christopher W" w:date="2023-06-09T09:42:00Z">
              <w:rPr/>
            </w:rPrChange>
          </w:rPr>
          <w:t>dOPM paper</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192"/>
    <w:multiLevelType w:val="hybridMultilevel"/>
    <w:tmpl w:val="D7D8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22D67"/>
    <w:multiLevelType w:val="hybridMultilevel"/>
    <w:tmpl w:val="04C4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D29BA"/>
    <w:multiLevelType w:val="hybridMultilevel"/>
    <w:tmpl w:val="95C2C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0548A"/>
    <w:multiLevelType w:val="hybridMultilevel"/>
    <w:tmpl w:val="CDC8F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F4FB9"/>
    <w:multiLevelType w:val="hybridMultilevel"/>
    <w:tmpl w:val="646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5E7E68"/>
    <w:multiLevelType w:val="hybridMultilevel"/>
    <w:tmpl w:val="43B03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B30284"/>
    <w:multiLevelType w:val="hybridMultilevel"/>
    <w:tmpl w:val="846A4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B63A5"/>
    <w:multiLevelType w:val="hybridMultilevel"/>
    <w:tmpl w:val="0D6C5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F3540A"/>
    <w:multiLevelType w:val="hybridMultilevel"/>
    <w:tmpl w:val="9EB28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D05C1F"/>
    <w:multiLevelType w:val="hybridMultilevel"/>
    <w:tmpl w:val="A328B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337F9"/>
    <w:multiLevelType w:val="hybridMultilevel"/>
    <w:tmpl w:val="FBEAD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881994"/>
    <w:multiLevelType w:val="hybridMultilevel"/>
    <w:tmpl w:val="3760E7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7A23DB"/>
    <w:multiLevelType w:val="hybridMultilevel"/>
    <w:tmpl w:val="988CE2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C613F"/>
    <w:multiLevelType w:val="hybridMultilevel"/>
    <w:tmpl w:val="13980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EC1F07"/>
    <w:multiLevelType w:val="hybridMultilevel"/>
    <w:tmpl w:val="92E0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C622E1"/>
    <w:multiLevelType w:val="hybridMultilevel"/>
    <w:tmpl w:val="6E88E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143D2"/>
    <w:multiLevelType w:val="hybridMultilevel"/>
    <w:tmpl w:val="BCCE9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363A80"/>
    <w:multiLevelType w:val="hybridMultilevel"/>
    <w:tmpl w:val="05D8A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E67717"/>
    <w:multiLevelType w:val="hybridMultilevel"/>
    <w:tmpl w:val="20DE7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A60B48"/>
    <w:multiLevelType w:val="hybridMultilevel"/>
    <w:tmpl w:val="A608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12"/>
  </w:num>
  <w:num w:numId="5">
    <w:abstractNumId w:val="18"/>
  </w:num>
  <w:num w:numId="6">
    <w:abstractNumId w:val="14"/>
  </w:num>
  <w:num w:numId="7">
    <w:abstractNumId w:val="13"/>
  </w:num>
  <w:num w:numId="8">
    <w:abstractNumId w:val="0"/>
  </w:num>
  <w:num w:numId="9">
    <w:abstractNumId w:val="16"/>
  </w:num>
  <w:num w:numId="10">
    <w:abstractNumId w:val="8"/>
  </w:num>
  <w:num w:numId="11">
    <w:abstractNumId w:val="9"/>
  </w:num>
  <w:num w:numId="12">
    <w:abstractNumId w:val="15"/>
  </w:num>
  <w:num w:numId="13">
    <w:abstractNumId w:val="10"/>
  </w:num>
  <w:num w:numId="14">
    <w:abstractNumId w:val="1"/>
  </w:num>
  <w:num w:numId="15">
    <w:abstractNumId w:val="17"/>
  </w:num>
  <w:num w:numId="16">
    <w:abstractNumId w:val="2"/>
  </w:num>
  <w:num w:numId="17">
    <w:abstractNumId w:val="5"/>
  </w:num>
  <w:num w:numId="18">
    <w:abstractNumId w:val="19"/>
  </w:num>
  <w:num w:numId="19">
    <w:abstractNumId w:val="3"/>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sby, Christopher W">
    <w15:presenceInfo w15:providerId="AD" w15:userId="S::cwd@ic.ac.uk::7d230c85-f939-436d-a3a6-37621e78bc96"/>
  </w15:person>
  <w15:person w15:author="Sparks, Hugh D">
    <w15:presenceInfo w15:providerId="None" w15:userId="Sparks, Hugh 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041"/>
    <w:rsid w:val="00022301"/>
    <w:rsid w:val="0004136C"/>
    <w:rsid w:val="00057891"/>
    <w:rsid w:val="00061D29"/>
    <w:rsid w:val="00073356"/>
    <w:rsid w:val="000C3C46"/>
    <w:rsid w:val="000E34F5"/>
    <w:rsid w:val="001114D4"/>
    <w:rsid w:val="0012776D"/>
    <w:rsid w:val="0015619C"/>
    <w:rsid w:val="001B29F5"/>
    <w:rsid w:val="002428F3"/>
    <w:rsid w:val="002639EB"/>
    <w:rsid w:val="00296A98"/>
    <w:rsid w:val="002A75FE"/>
    <w:rsid w:val="002C11A2"/>
    <w:rsid w:val="002E33E8"/>
    <w:rsid w:val="00306DA4"/>
    <w:rsid w:val="003153FC"/>
    <w:rsid w:val="00341E87"/>
    <w:rsid w:val="00390C73"/>
    <w:rsid w:val="003A2FA7"/>
    <w:rsid w:val="003C196F"/>
    <w:rsid w:val="003C233D"/>
    <w:rsid w:val="003C47FC"/>
    <w:rsid w:val="004461A2"/>
    <w:rsid w:val="00465AD0"/>
    <w:rsid w:val="004725C6"/>
    <w:rsid w:val="004B200E"/>
    <w:rsid w:val="004B4F2F"/>
    <w:rsid w:val="004C3233"/>
    <w:rsid w:val="004C5C99"/>
    <w:rsid w:val="004D4980"/>
    <w:rsid w:val="00565D5E"/>
    <w:rsid w:val="00566F0B"/>
    <w:rsid w:val="0057151B"/>
    <w:rsid w:val="00576ACD"/>
    <w:rsid w:val="005847A9"/>
    <w:rsid w:val="006074D2"/>
    <w:rsid w:val="0065746A"/>
    <w:rsid w:val="00662E6C"/>
    <w:rsid w:val="00672354"/>
    <w:rsid w:val="00684DAF"/>
    <w:rsid w:val="006B67EF"/>
    <w:rsid w:val="006C59EC"/>
    <w:rsid w:val="006D17FA"/>
    <w:rsid w:val="006D50F6"/>
    <w:rsid w:val="006E235A"/>
    <w:rsid w:val="00761646"/>
    <w:rsid w:val="007C5FD4"/>
    <w:rsid w:val="007C740B"/>
    <w:rsid w:val="0081517B"/>
    <w:rsid w:val="00825BB5"/>
    <w:rsid w:val="008653D0"/>
    <w:rsid w:val="008701CD"/>
    <w:rsid w:val="008A3301"/>
    <w:rsid w:val="008A6AE2"/>
    <w:rsid w:val="008C79A7"/>
    <w:rsid w:val="008D1D7C"/>
    <w:rsid w:val="008D6F48"/>
    <w:rsid w:val="008E7CD2"/>
    <w:rsid w:val="008E7F75"/>
    <w:rsid w:val="0093139D"/>
    <w:rsid w:val="00946FA1"/>
    <w:rsid w:val="00960772"/>
    <w:rsid w:val="009704EC"/>
    <w:rsid w:val="00971973"/>
    <w:rsid w:val="00984A31"/>
    <w:rsid w:val="009A5B5C"/>
    <w:rsid w:val="009B4110"/>
    <w:rsid w:val="009D1E01"/>
    <w:rsid w:val="009D4CAE"/>
    <w:rsid w:val="009D5D6C"/>
    <w:rsid w:val="00A1505C"/>
    <w:rsid w:val="00A260EE"/>
    <w:rsid w:val="00A471DF"/>
    <w:rsid w:val="00A51DC0"/>
    <w:rsid w:val="00A54B71"/>
    <w:rsid w:val="00A90C87"/>
    <w:rsid w:val="00A92076"/>
    <w:rsid w:val="00AB3BF1"/>
    <w:rsid w:val="00AB580A"/>
    <w:rsid w:val="00AD618D"/>
    <w:rsid w:val="00B12338"/>
    <w:rsid w:val="00B34041"/>
    <w:rsid w:val="00B527D9"/>
    <w:rsid w:val="00B64FD9"/>
    <w:rsid w:val="00B77B81"/>
    <w:rsid w:val="00B9169C"/>
    <w:rsid w:val="00BA4B29"/>
    <w:rsid w:val="00BB6088"/>
    <w:rsid w:val="00BC01ED"/>
    <w:rsid w:val="00BC2002"/>
    <w:rsid w:val="00BD1701"/>
    <w:rsid w:val="00BF1A87"/>
    <w:rsid w:val="00C207D9"/>
    <w:rsid w:val="00C57F01"/>
    <w:rsid w:val="00C70CCD"/>
    <w:rsid w:val="00CA628A"/>
    <w:rsid w:val="00CB0B3A"/>
    <w:rsid w:val="00CB55E0"/>
    <w:rsid w:val="00CE09A7"/>
    <w:rsid w:val="00D333D7"/>
    <w:rsid w:val="00D34F9A"/>
    <w:rsid w:val="00D40D68"/>
    <w:rsid w:val="00D92CE5"/>
    <w:rsid w:val="00DA3EEC"/>
    <w:rsid w:val="00DA76CD"/>
    <w:rsid w:val="00DB509A"/>
    <w:rsid w:val="00DE1C9E"/>
    <w:rsid w:val="00DE470F"/>
    <w:rsid w:val="00E019D1"/>
    <w:rsid w:val="00E05774"/>
    <w:rsid w:val="00E05DB7"/>
    <w:rsid w:val="00E12651"/>
    <w:rsid w:val="00E55FC6"/>
    <w:rsid w:val="00E578C9"/>
    <w:rsid w:val="00E67D55"/>
    <w:rsid w:val="00E958E5"/>
    <w:rsid w:val="00EB0241"/>
    <w:rsid w:val="00ED1F63"/>
    <w:rsid w:val="00EF6353"/>
    <w:rsid w:val="00F004BA"/>
    <w:rsid w:val="00F045C3"/>
    <w:rsid w:val="00F10B99"/>
    <w:rsid w:val="00F12FE9"/>
    <w:rsid w:val="00F27885"/>
    <w:rsid w:val="00F31BCE"/>
    <w:rsid w:val="00F404AD"/>
    <w:rsid w:val="00F468DB"/>
    <w:rsid w:val="00F578D0"/>
    <w:rsid w:val="00F71106"/>
    <w:rsid w:val="00FB13C2"/>
    <w:rsid w:val="00FB31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D0A5"/>
  <w15:chartTrackingRefBased/>
  <w15:docId w15:val="{3A9E81B8-88DF-4123-B6BB-4B54EDB4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60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F2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4FD9"/>
    <w:rPr>
      <w:color w:val="0563C1" w:themeColor="hyperlink"/>
      <w:u w:val="single"/>
    </w:rPr>
  </w:style>
  <w:style w:type="character" w:styleId="UnresolvedMention">
    <w:name w:val="Unresolved Mention"/>
    <w:basedOn w:val="DefaultParagraphFont"/>
    <w:uiPriority w:val="99"/>
    <w:semiHidden/>
    <w:unhideWhenUsed/>
    <w:rsid w:val="00B64FD9"/>
    <w:rPr>
      <w:color w:val="605E5C"/>
      <w:shd w:val="clear" w:color="auto" w:fill="E1DFDD"/>
    </w:rPr>
  </w:style>
  <w:style w:type="character" w:styleId="FollowedHyperlink">
    <w:name w:val="FollowedHyperlink"/>
    <w:basedOn w:val="DefaultParagraphFont"/>
    <w:uiPriority w:val="99"/>
    <w:semiHidden/>
    <w:unhideWhenUsed/>
    <w:rsid w:val="00A260EE"/>
    <w:rPr>
      <w:color w:val="954F72" w:themeColor="followedHyperlink"/>
      <w:u w:val="single"/>
    </w:rPr>
  </w:style>
  <w:style w:type="character" w:customStyle="1" w:styleId="Heading2Char">
    <w:name w:val="Heading 2 Char"/>
    <w:basedOn w:val="DefaultParagraphFont"/>
    <w:link w:val="Heading2"/>
    <w:uiPriority w:val="9"/>
    <w:rsid w:val="00A260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260EE"/>
    <w:pPr>
      <w:ind w:left="720"/>
      <w:contextualSpacing/>
    </w:pPr>
  </w:style>
  <w:style w:type="paragraph" w:styleId="TOCHeading">
    <w:name w:val="TOC Heading"/>
    <w:basedOn w:val="Heading1"/>
    <w:next w:val="Normal"/>
    <w:uiPriority w:val="39"/>
    <w:unhideWhenUsed/>
    <w:qFormat/>
    <w:rsid w:val="00F404AD"/>
    <w:pPr>
      <w:outlineLvl w:val="9"/>
    </w:pPr>
    <w:rPr>
      <w:lang w:val="en-US"/>
    </w:rPr>
  </w:style>
  <w:style w:type="paragraph" w:styleId="TOC1">
    <w:name w:val="toc 1"/>
    <w:basedOn w:val="Normal"/>
    <w:next w:val="Normal"/>
    <w:autoRedefine/>
    <w:uiPriority w:val="39"/>
    <w:unhideWhenUsed/>
    <w:rsid w:val="00F404AD"/>
    <w:pPr>
      <w:spacing w:after="100"/>
    </w:pPr>
  </w:style>
  <w:style w:type="paragraph" w:styleId="Title">
    <w:name w:val="Title"/>
    <w:basedOn w:val="Normal"/>
    <w:next w:val="Normal"/>
    <w:link w:val="TitleChar"/>
    <w:uiPriority w:val="10"/>
    <w:qFormat/>
    <w:rsid w:val="003153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3FC"/>
    <w:rPr>
      <w:rFonts w:asciiTheme="majorHAnsi" w:eastAsiaTheme="majorEastAsia" w:hAnsiTheme="majorHAnsi" w:cstheme="majorBidi"/>
      <w:spacing w:val="-10"/>
      <w:kern w:val="28"/>
      <w:sz w:val="56"/>
      <w:szCs w:val="56"/>
    </w:rPr>
  </w:style>
  <w:style w:type="paragraph" w:styleId="Revision">
    <w:name w:val="Revision"/>
    <w:hidden/>
    <w:uiPriority w:val="99"/>
    <w:semiHidden/>
    <w:rsid w:val="00F045C3"/>
    <w:pPr>
      <w:spacing w:after="0" w:line="240" w:lineRule="auto"/>
    </w:pPr>
  </w:style>
  <w:style w:type="character" w:styleId="CommentReference">
    <w:name w:val="annotation reference"/>
    <w:basedOn w:val="DefaultParagraphFont"/>
    <w:uiPriority w:val="99"/>
    <w:semiHidden/>
    <w:unhideWhenUsed/>
    <w:rsid w:val="0081517B"/>
    <w:rPr>
      <w:sz w:val="16"/>
      <w:szCs w:val="16"/>
    </w:rPr>
  </w:style>
  <w:style w:type="paragraph" w:styleId="CommentText">
    <w:name w:val="annotation text"/>
    <w:basedOn w:val="Normal"/>
    <w:link w:val="CommentTextChar"/>
    <w:uiPriority w:val="99"/>
    <w:semiHidden/>
    <w:unhideWhenUsed/>
    <w:rsid w:val="0081517B"/>
    <w:pPr>
      <w:spacing w:line="240" w:lineRule="auto"/>
    </w:pPr>
    <w:rPr>
      <w:sz w:val="20"/>
      <w:szCs w:val="20"/>
    </w:rPr>
  </w:style>
  <w:style w:type="character" w:customStyle="1" w:styleId="CommentTextChar">
    <w:name w:val="Comment Text Char"/>
    <w:basedOn w:val="DefaultParagraphFont"/>
    <w:link w:val="CommentText"/>
    <w:uiPriority w:val="99"/>
    <w:semiHidden/>
    <w:rsid w:val="0081517B"/>
    <w:rPr>
      <w:sz w:val="20"/>
      <w:szCs w:val="20"/>
    </w:rPr>
  </w:style>
  <w:style w:type="paragraph" w:styleId="CommentSubject">
    <w:name w:val="annotation subject"/>
    <w:basedOn w:val="CommentText"/>
    <w:next w:val="CommentText"/>
    <w:link w:val="CommentSubjectChar"/>
    <w:uiPriority w:val="99"/>
    <w:semiHidden/>
    <w:unhideWhenUsed/>
    <w:rsid w:val="0081517B"/>
    <w:rPr>
      <w:b/>
      <w:bCs/>
    </w:rPr>
  </w:style>
  <w:style w:type="character" w:customStyle="1" w:styleId="CommentSubjectChar">
    <w:name w:val="Comment Subject Char"/>
    <w:basedOn w:val="CommentTextChar"/>
    <w:link w:val="CommentSubject"/>
    <w:uiPriority w:val="99"/>
    <w:semiHidden/>
    <w:rsid w:val="0081517B"/>
    <w:rPr>
      <w:b/>
      <w:bCs/>
      <w:sz w:val="20"/>
      <w:szCs w:val="20"/>
    </w:rPr>
  </w:style>
  <w:style w:type="paragraph" w:styleId="FootnoteText">
    <w:name w:val="footnote text"/>
    <w:basedOn w:val="Normal"/>
    <w:link w:val="FootnoteTextChar"/>
    <w:uiPriority w:val="99"/>
    <w:semiHidden/>
    <w:unhideWhenUsed/>
    <w:rsid w:val="00565D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5D5E"/>
    <w:rPr>
      <w:sz w:val="20"/>
      <w:szCs w:val="20"/>
    </w:rPr>
  </w:style>
  <w:style w:type="character" w:styleId="FootnoteReference">
    <w:name w:val="footnote reference"/>
    <w:basedOn w:val="DefaultParagraphFont"/>
    <w:uiPriority w:val="99"/>
    <w:semiHidden/>
    <w:unhideWhenUsed/>
    <w:rsid w:val="00565D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963062">
      <w:bodyDiv w:val="1"/>
      <w:marLeft w:val="0"/>
      <w:marRight w:val="0"/>
      <w:marTop w:val="0"/>
      <w:marBottom w:val="0"/>
      <w:divBdr>
        <w:top w:val="none" w:sz="0" w:space="0" w:color="auto"/>
        <w:left w:val="none" w:sz="0" w:space="0" w:color="auto"/>
        <w:bottom w:val="none" w:sz="0" w:space="0" w:color="auto"/>
        <w:right w:val="none" w:sz="0" w:space="0" w:color="auto"/>
      </w:divBdr>
    </w:div>
    <w:div w:id="135195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orum.image.sc/"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imagej.net/plugins/bigstitch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imagej.net/plugins/multiview-reconstruction" TargetMode="External"/><Relationship Id="rId14" Type="http://schemas.openxmlformats.org/officeDocument/2006/relationships/hyperlink" Target="https://imagej.net/plugins/multiview-reconstruc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doi.org/10.1364/BOE.409781"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imperialcollegelondon.app.box.com/s/kweg5c8w3r8hhkhuxy80du6binwhlhkv"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D3F75-4465-4995-B80C-73A644D8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18</Pages>
  <Words>2804</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Sparks, Hugh D</cp:lastModifiedBy>
  <cp:revision>98</cp:revision>
  <cp:lastPrinted>2023-06-07T20:25:00Z</cp:lastPrinted>
  <dcterms:created xsi:type="dcterms:W3CDTF">2023-06-07T19:40:00Z</dcterms:created>
  <dcterms:modified xsi:type="dcterms:W3CDTF">2023-06-12T09:48:00Z</dcterms:modified>
</cp:coreProperties>
</file>